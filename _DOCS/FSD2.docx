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EA4798" w14:textId="77777777" w:rsidR="0076399F" w:rsidRPr="00146AFF" w:rsidRDefault="008F2D09" w:rsidP="0076399F">
      <w:pPr>
        <w:pStyle w:val="Title-FirstPage"/>
        <w:rPr>
          <w:color w:val="C0504D" w:themeColor="accent2"/>
        </w:rPr>
      </w:pPr>
      <w:bookmarkStart w:id="0" w:name="_Toc226026793"/>
      <w:bookmarkStart w:id="1" w:name="_Toc226168269"/>
      <w:bookmarkStart w:id="2" w:name="_GoBack"/>
      <w:bookmarkEnd w:id="2"/>
      <w:r>
        <w:rPr>
          <w:color w:val="C0504D" w:themeColor="accent2"/>
        </w:rPr>
        <w:t>Plus 54</w:t>
      </w:r>
    </w:p>
    <w:p w14:paraId="1FEA4799" w14:textId="77777777" w:rsidR="0076399F" w:rsidRPr="00146AFF" w:rsidRDefault="0076399F" w:rsidP="0076399F">
      <w:pPr>
        <w:pStyle w:val="Title-FirstPage"/>
        <w:rPr>
          <w:color w:val="C0504D" w:themeColor="accent2"/>
        </w:rPr>
      </w:pPr>
    </w:p>
    <w:p w14:paraId="1FEA479A" w14:textId="77777777" w:rsidR="0076399F" w:rsidRPr="00146AFF" w:rsidRDefault="008F2D09" w:rsidP="0076399F">
      <w:pPr>
        <w:pStyle w:val="Title-FirstPage"/>
        <w:rPr>
          <w:color w:val="C0504D" w:themeColor="accent2"/>
        </w:rPr>
      </w:pPr>
      <w:r>
        <w:rPr>
          <w:color w:val="C0504D" w:themeColor="accent2"/>
        </w:rPr>
        <w:t xml:space="preserve">Portfolio </w:t>
      </w:r>
      <w:r w:rsidR="008C0512">
        <w:rPr>
          <w:color w:val="C0504D" w:themeColor="accent2"/>
        </w:rPr>
        <w:t>Redesign 2014</w:t>
      </w:r>
    </w:p>
    <w:p w14:paraId="1FEA479B" w14:textId="77777777" w:rsidR="0076399F" w:rsidRPr="00146AFF" w:rsidRDefault="0076399F" w:rsidP="0076399F">
      <w:pPr>
        <w:tabs>
          <w:tab w:val="left" w:pos="360"/>
          <w:tab w:val="left" w:pos="720"/>
          <w:tab w:val="left" w:pos="1080"/>
        </w:tabs>
        <w:jc w:val="center"/>
        <w:rPr>
          <w:rFonts w:ascii="Calibri" w:hAnsi="Calibri" w:cs="Calibri"/>
          <w:b/>
          <w:color w:val="FF0000"/>
          <w:sz w:val="20"/>
          <w:szCs w:val="36"/>
        </w:rPr>
      </w:pPr>
    </w:p>
    <w:p w14:paraId="1FEA479C" w14:textId="77777777" w:rsidR="0076399F" w:rsidRPr="00146AFF" w:rsidRDefault="0076399F" w:rsidP="0076399F">
      <w:pPr>
        <w:tabs>
          <w:tab w:val="left" w:pos="360"/>
          <w:tab w:val="left" w:pos="720"/>
          <w:tab w:val="left" w:pos="1080"/>
        </w:tabs>
        <w:jc w:val="center"/>
        <w:rPr>
          <w:rFonts w:ascii="Calibri" w:hAnsi="Calibri" w:cs="Calibri"/>
          <w:b/>
          <w:color w:val="FF0000"/>
          <w:sz w:val="20"/>
          <w:szCs w:val="36"/>
        </w:rPr>
      </w:pPr>
    </w:p>
    <w:p w14:paraId="1FEA479D" w14:textId="77777777" w:rsidR="0076399F" w:rsidRPr="00146AFF" w:rsidRDefault="0076399F" w:rsidP="0076399F">
      <w:pPr>
        <w:tabs>
          <w:tab w:val="left" w:pos="360"/>
          <w:tab w:val="left" w:pos="720"/>
          <w:tab w:val="left" w:pos="1080"/>
        </w:tabs>
        <w:jc w:val="center"/>
        <w:rPr>
          <w:rFonts w:ascii="Calibri" w:hAnsi="Calibri" w:cs="Calibri"/>
          <w:b/>
          <w:color w:val="C0504D" w:themeColor="accent2"/>
          <w:sz w:val="36"/>
          <w:szCs w:val="36"/>
        </w:rPr>
      </w:pPr>
      <w:r w:rsidRPr="00146AFF">
        <w:rPr>
          <w:rFonts w:ascii="Calibri" w:hAnsi="Calibri" w:cs="Calibri"/>
          <w:b/>
          <w:color w:val="C0504D" w:themeColor="accent2"/>
          <w:sz w:val="36"/>
          <w:szCs w:val="36"/>
        </w:rPr>
        <w:t>General Document</w:t>
      </w:r>
    </w:p>
    <w:p w14:paraId="1FEA479E" w14:textId="77777777" w:rsidR="0076399F" w:rsidRDefault="0076399F" w:rsidP="0076399F">
      <w:pPr>
        <w:tabs>
          <w:tab w:val="left" w:pos="360"/>
          <w:tab w:val="left" w:pos="720"/>
          <w:tab w:val="left" w:pos="1080"/>
        </w:tabs>
        <w:jc w:val="center"/>
        <w:rPr>
          <w:rFonts w:ascii="Calibri" w:hAnsi="Calibri" w:cs="Calibri"/>
          <w:b/>
          <w:color w:val="73AFB6"/>
          <w:sz w:val="36"/>
          <w:szCs w:val="36"/>
        </w:rPr>
      </w:pPr>
    </w:p>
    <w:p w14:paraId="1FEA479F" w14:textId="77777777" w:rsidR="0076399F" w:rsidRDefault="00AD4276" w:rsidP="0076399F">
      <w:pPr>
        <w:tabs>
          <w:tab w:val="left" w:pos="360"/>
          <w:tab w:val="left" w:pos="720"/>
          <w:tab w:val="left" w:pos="1080"/>
        </w:tabs>
        <w:jc w:val="center"/>
        <w:rPr>
          <w:rFonts w:ascii="Calibri" w:hAnsi="Calibri" w:cs="Calibri"/>
          <w:color w:val="595959"/>
        </w:rPr>
      </w:pPr>
      <w:r>
        <w:rPr>
          <w:noProof/>
        </w:rPr>
        <w:drawing>
          <wp:inline distT="0" distB="0" distL="0" distR="0" wp14:anchorId="1FEA4994" wp14:editId="1FEA4995">
            <wp:extent cx="1381763" cy="29972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+54 log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57" cy="30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47A0" w14:textId="77777777" w:rsidR="0076399F" w:rsidRDefault="0076399F" w:rsidP="0076399F">
      <w:pPr>
        <w:tabs>
          <w:tab w:val="left" w:pos="360"/>
          <w:tab w:val="left" w:pos="720"/>
          <w:tab w:val="left" w:pos="1080"/>
        </w:tabs>
        <w:jc w:val="center"/>
        <w:rPr>
          <w:rFonts w:ascii="Calibri" w:hAnsi="Calibri" w:cs="Calibri"/>
        </w:rPr>
      </w:pPr>
    </w:p>
    <w:p w14:paraId="1FEA47A1" w14:textId="77777777" w:rsidR="0076399F" w:rsidRDefault="0076399F" w:rsidP="0076399F">
      <w:pPr>
        <w:tabs>
          <w:tab w:val="left" w:pos="360"/>
          <w:tab w:val="left" w:pos="720"/>
          <w:tab w:val="left" w:pos="1080"/>
        </w:tabs>
        <w:jc w:val="center"/>
        <w:rPr>
          <w:rFonts w:ascii="Calibri" w:hAnsi="Calibri" w:cs="Calibri"/>
        </w:rPr>
      </w:pPr>
    </w:p>
    <w:p w14:paraId="1FEA47A2" w14:textId="77777777" w:rsidR="0076399F" w:rsidRDefault="0076399F" w:rsidP="0076399F">
      <w:pPr>
        <w:tabs>
          <w:tab w:val="left" w:pos="360"/>
          <w:tab w:val="left" w:pos="720"/>
          <w:tab w:val="left" w:pos="1080"/>
        </w:tabs>
        <w:jc w:val="center"/>
        <w:rPr>
          <w:rFonts w:ascii="Calibri" w:hAnsi="Calibri" w:cs="Calibri"/>
        </w:rPr>
      </w:pPr>
    </w:p>
    <w:p w14:paraId="1FEA47A3" w14:textId="77777777" w:rsidR="0076399F" w:rsidRPr="00146AFF" w:rsidRDefault="00AD4276" w:rsidP="0076399F">
      <w:pPr>
        <w:tabs>
          <w:tab w:val="left" w:pos="360"/>
          <w:tab w:val="left" w:pos="720"/>
          <w:tab w:val="left" w:pos="1080"/>
        </w:tabs>
        <w:jc w:val="center"/>
        <w:rPr>
          <w:rFonts w:ascii="Calibri" w:hAnsi="Calibri" w:cs="Calibri"/>
          <w:color w:val="C0504D" w:themeColor="accent2"/>
          <w:sz w:val="36"/>
        </w:rPr>
      </w:pPr>
      <w:r w:rsidRPr="00146AFF">
        <w:rPr>
          <w:rFonts w:ascii="Calibri" w:hAnsi="Calibri" w:cs="Calibri"/>
          <w:color w:val="C0504D" w:themeColor="accent2"/>
          <w:sz w:val="36"/>
        </w:rPr>
        <w:t>Plus 54, LLC.</w:t>
      </w:r>
    </w:p>
    <w:p w14:paraId="1FEA47A4" w14:textId="77777777" w:rsidR="0076399F" w:rsidRPr="00146AFF" w:rsidRDefault="0076399F" w:rsidP="0076399F">
      <w:pPr>
        <w:tabs>
          <w:tab w:val="left" w:pos="360"/>
          <w:tab w:val="left" w:pos="720"/>
          <w:tab w:val="left" w:pos="1080"/>
        </w:tabs>
        <w:rPr>
          <w:rFonts w:ascii="Calibri" w:hAnsi="Calibri" w:cs="Calibri"/>
          <w:color w:val="C0504D" w:themeColor="accent2"/>
        </w:rPr>
      </w:pPr>
    </w:p>
    <w:p w14:paraId="1FEA47A5" w14:textId="77777777" w:rsidR="0076399F" w:rsidRPr="00146AFF" w:rsidRDefault="008F2D09" w:rsidP="0076399F">
      <w:pPr>
        <w:tabs>
          <w:tab w:val="left" w:pos="360"/>
          <w:tab w:val="left" w:pos="720"/>
          <w:tab w:val="left" w:pos="1080"/>
        </w:tabs>
        <w:jc w:val="center"/>
        <w:rPr>
          <w:rFonts w:ascii="Calibri" w:hAnsi="Calibri" w:cs="Calibri"/>
          <w:color w:val="C0504D" w:themeColor="accent2"/>
          <w:sz w:val="28"/>
          <w:szCs w:val="28"/>
        </w:rPr>
      </w:pPr>
      <w:r>
        <w:rPr>
          <w:rFonts w:ascii="Calibri" w:hAnsi="Calibri" w:cs="Calibri"/>
          <w:color w:val="C0504D" w:themeColor="accent2"/>
          <w:sz w:val="28"/>
          <w:szCs w:val="28"/>
        </w:rPr>
        <w:t>August 12, 2014</w:t>
      </w:r>
    </w:p>
    <w:p w14:paraId="1FEA47A6" w14:textId="77777777" w:rsidR="0076399F" w:rsidRDefault="0076399F" w:rsidP="0076399F">
      <w:pPr>
        <w:tabs>
          <w:tab w:val="left" w:pos="360"/>
          <w:tab w:val="left" w:pos="720"/>
          <w:tab w:val="left" w:pos="1080"/>
        </w:tabs>
        <w:jc w:val="center"/>
        <w:rPr>
          <w:rFonts w:ascii="Calibri" w:hAnsi="Calibri" w:cs="Calibri"/>
          <w:b/>
          <w:color w:val="333399"/>
          <w:sz w:val="24"/>
          <w:szCs w:val="24"/>
        </w:rPr>
      </w:pPr>
    </w:p>
    <w:p w14:paraId="1FEA47A7" w14:textId="77777777" w:rsidR="0076399F" w:rsidRDefault="0076399F" w:rsidP="0076399F">
      <w:pPr>
        <w:tabs>
          <w:tab w:val="left" w:pos="360"/>
          <w:tab w:val="left" w:pos="720"/>
          <w:tab w:val="left" w:pos="1080"/>
        </w:tabs>
        <w:jc w:val="center"/>
        <w:rPr>
          <w:rFonts w:ascii="Calibri" w:hAnsi="Calibri" w:cs="Calibri"/>
          <w:b/>
          <w:color w:val="333399"/>
          <w:sz w:val="24"/>
          <w:szCs w:val="24"/>
        </w:rPr>
      </w:pPr>
    </w:p>
    <w:p w14:paraId="1FEA47A8" w14:textId="77777777" w:rsidR="008C0512" w:rsidRPr="00146AFF" w:rsidRDefault="008C0512" w:rsidP="008C0512">
      <w:pPr>
        <w:tabs>
          <w:tab w:val="left" w:pos="360"/>
          <w:tab w:val="left" w:pos="720"/>
          <w:tab w:val="left" w:pos="1080"/>
        </w:tabs>
        <w:jc w:val="center"/>
        <w:rPr>
          <w:rFonts w:ascii="Calibri" w:hAnsi="Calibri" w:cs="Calibri"/>
          <w:b/>
          <w:color w:val="C0504D" w:themeColor="accent2"/>
          <w:sz w:val="24"/>
          <w:szCs w:val="24"/>
        </w:rPr>
      </w:pPr>
    </w:p>
    <w:p w14:paraId="1FEA47A9" w14:textId="77777777" w:rsidR="008C0512" w:rsidRDefault="008C0512" w:rsidP="008C0512">
      <w:pPr>
        <w:tabs>
          <w:tab w:val="left" w:pos="360"/>
          <w:tab w:val="left" w:pos="720"/>
          <w:tab w:val="left" w:pos="1080"/>
        </w:tabs>
        <w:jc w:val="center"/>
        <w:rPr>
          <w:rFonts w:ascii="Calibri" w:hAnsi="Calibri" w:cs="Calibri"/>
          <w:b/>
          <w:color w:val="C0504D" w:themeColor="accent2"/>
          <w:sz w:val="24"/>
          <w:szCs w:val="24"/>
        </w:rPr>
      </w:pPr>
      <w:r>
        <w:rPr>
          <w:rFonts w:ascii="Calibri" w:hAnsi="Calibri" w:cs="Calibri"/>
          <w:b/>
          <w:color w:val="C0504D" w:themeColor="accent2"/>
          <w:sz w:val="24"/>
          <w:szCs w:val="24"/>
        </w:rPr>
        <w:t>Andres Baldessari – Business Analyst</w:t>
      </w:r>
    </w:p>
    <w:p w14:paraId="1FEA47AA" w14:textId="77777777" w:rsidR="008C0512" w:rsidRPr="00146AFF" w:rsidRDefault="008C0512" w:rsidP="008C0512">
      <w:pPr>
        <w:tabs>
          <w:tab w:val="left" w:pos="360"/>
          <w:tab w:val="left" w:pos="720"/>
          <w:tab w:val="left" w:pos="1080"/>
        </w:tabs>
        <w:jc w:val="center"/>
        <w:rPr>
          <w:rFonts w:ascii="Calibri" w:hAnsi="Calibri" w:cs="Calibri"/>
          <w:color w:val="C0504D" w:themeColor="accent2"/>
        </w:rPr>
      </w:pPr>
      <w:r>
        <w:rPr>
          <w:rFonts w:ascii="Calibri" w:hAnsi="Calibri" w:cs="Calibri"/>
          <w:b/>
          <w:color w:val="C0504D" w:themeColor="accent2"/>
          <w:sz w:val="24"/>
          <w:szCs w:val="24"/>
        </w:rPr>
        <w:t>216 282 2111</w:t>
      </w:r>
    </w:p>
    <w:p w14:paraId="1FEA47AB" w14:textId="77777777" w:rsidR="008C0512" w:rsidRDefault="008C0512" w:rsidP="008C0512">
      <w:pPr>
        <w:tabs>
          <w:tab w:val="left" w:pos="360"/>
          <w:tab w:val="left" w:pos="720"/>
          <w:tab w:val="left" w:pos="1080"/>
        </w:tabs>
        <w:jc w:val="center"/>
        <w:rPr>
          <w:rFonts w:ascii="Calibri" w:hAnsi="Calibri" w:cs="Calibri"/>
          <w:b/>
          <w:color w:val="C0504D" w:themeColor="accent2"/>
          <w:sz w:val="24"/>
          <w:szCs w:val="24"/>
        </w:rPr>
      </w:pPr>
      <w:r>
        <w:rPr>
          <w:rFonts w:ascii="Calibri" w:hAnsi="Calibri" w:cs="Calibri"/>
          <w:b/>
          <w:color w:val="C0504D" w:themeColor="accent2"/>
          <w:sz w:val="24"/>
          <w:szCs w:val="24"/>
        </w:rPr>
        <w:t>abaldessari@plus54.com</w:t>
      </w:r>
    </w:p>
    <w:p w14:paraId="1FEA47AC" w14:textId="77777777" w:rsidR="008C0512" w:rsidRPr="00146AFF" w:rsidRDefault="008C0512" w:rsidP="008C0512">
      <w:pPr>
        <w:tabs>
          <w:tab w:val="left" w:pos="360"/>
          <w:tab w:val="left" w:pos="720"/>
          <w:tab w:val="left" w:pos="1080"/>
        </w:tabs>
        <w:jc w:val="center"/>
        <w:rPr>
          <w:rFonts w:ascii="Calibri" w:hAnsi="Calibri" w:cs="Calibri"/>
          <w:color w:val="C0504D" w:themeColor="accent2"/>
        </w:rPr>
      </w:pPr>
    </w:p>
    <w:p w14:paraId="1FEA47AD" w14:textId="77777777" w:rsidR="008C0512" w:rsidRPr="00146AFF" w:rsidRDefault="008C0512" w:rsidP="008C0512">
      <w:pPr>
        <w:tabs>
          <w:tab w:val="left" w:pos="360"/>
          <w:tab w:val="left" w:pos="720"/>
          <w:tab w:val="left" w:pos="1080"/>
        </w:tabs>
        <w:jc w:val="center"/>
        <w:rPr>
          <w:rFonts w:ascii="Calibri" w:hAnsi="Calibri" w:cs="Calibri"/>
          <w:color w:val="C0504D" w:themeColor="accent2"/>
        </w:rPr>
      </w:pPr>
      <w:r>
        <w:rPr>
          <w:rFonts w:ascii="Calibri" w:hAnsi="Calibri" w:cs="Calibri"/>
          <w:b/>
          <w:color w:val="C0504D" w:themeColor="accent2"/>
          <w:sz w:val="24"/>
          <w:szCs w:val="24"/>
        </w:rPr>
        <w:t>Leonardo Pautasio – Project Manager</w:t>
      </w:r>
      <w:r>
        <w:rPr>
          <w:rFonts w:ascii="Calibri" w:hAnsi="Calibri" w:cs="Calibri"/>
          <w:b/>
          <w:color w:val="C0504D" w:themeColor="accent2"/>
          <w:sz w:val="24"/>
          <w:szCs w:val="24"/>
        </w:rPr>
        <w:br/>
        <w:t>216 282 2128</w:t>
      </w:r>
    </w:p>
    <w:p w14:paraId="1FEA47AE" w14:textId="77777777" w:rsidR="008C0512" w:rsidRDefault="008C0512" w:rsidP="008C0512">
      <w:pPr>
        <w:tabs>
          <w:tab w:val="left" w:pos="360"/>
          <w:tab w:val="left" w:pos="720"/>
          <w:tab w:val="left" w:pos="1080"/>
        </w:tabs>
        <w:jc w:val="center"/>
        <w:rPr>
          <w:rFonts w:ascii="Calibri" w:hAnsi="Calibri" w:cs="Calibri"/>
          <w:b/>
          <w:color w:val="C0504D" w:themeColor="accent2"/>
          <w:sz w:val="24"/>
          <w:szCs w:val="24"/>
        </w:rPr>
      </w:pPr>
      <w:r>
        <w:rPr>
          <w:rFonts w:ascii="Calibri" w:hAnsi="Calibri" w:cs="Calibri"/>
          <w:b/>
          <w:color w:val="C0504D" w:themeColor="accent2"/>
          <w:sz w:val="24"/>
          <w:szCs w:val="24"/>
        </w:rPr>
        <w:t>lpautasio@plus54.com</w:t>
      </w:r>
    </w:p>
    <w:p w14:paraId="1FEA47AF" w14:textId="77777777" w:rsidR="0076399F" w:rsidRDefault="0076399F" w:rsidP="0076399F">
      <w:pPr>
        <w:tabs>
          <w:tab w:val="left" w:pos="360"/>
          <w:tab w:val="left" w:pos="720"/>
          <w:tab w:val="left" w:pos="1080"/>
        </w:tabs>
        <w:jc w:val="center"/>
        <w:rPr>
          <w:rFonts w:ascii="Calibri" w:hAnsi="Calibri" w:cs="Calibri"/>
        </w:rPr>
      </w:pPr>
    </w:p>
    <w:p w14:paraId="1FEA47B0" w14:textId="77777777" w:rsidR="0076399F" w:rsidRDefault="0076399F" w:rsidP="0076399F">
      <w:pPr>
        <w:tabs>
          <w:tab w:val="left" w:pos="360"/>
          <w:tab w:val="left" w:pos="720"/>
          <w:tab w:val="left" w:pos="1080"/>
        </w:tabs>
        <w:jc w:val="center"/>
        <w:rPr>
          <w:rFonts w:ascii="Calibri" w:hAnsi="Calibri" w:cs="Calibri"/>
        </w:rPr>
      </w:pPr>
    </w:p>
    <w:p w14:paraId="1FEA47B1" w14:textId="77777777" w:rsidR="0076399F" w:rsidRDefault="0076399F" w:rsidP="0076399F">
      <w:pPr>
        <w:tabs>
          <w:tab w:val="left" w:pos="360"/>
          <w:tab w:val="left" w:pos="720"/>
          <w:tab w:val="left" w:pos="1080"/>
        </w:tabs>
        <w:jc w:val="center"/>
        <w:rPr>
          <w:rFonts w:ascii="Calibri" w:hAnsi="Calibri" w:cs="Calibri"/>
        </w:rPr>
      </w:pPr>
    </w:p>
    <w:p w14:paraId="1FEA47B2" w14:textId="77777777" w:rsidR="0076399F" w:rsidRPr="00146AFF" w:rsidRDefault="0076399F" w:rsidP="0076399F">
      <w:pPr>
        <w:tabs>
          <w:tab w:val="left" w:pos="360"/>
          <w:tab w:val="left" w:pos="720"/>
          <w:tab w:val="left" w:pos="1080"/>
        </w:tabs>
        <w:jc w:val="center"/>
        <w:rPr>
          <w:rFonts w:ascii="Calibri" w:hAnsi="Calibri" w:cs="Calibri"/>
          <w:color w:val="C0504D" w:themeColor="accent2"/>
          <w:sz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46AFF" w:rsidRPr="00146AFF" w14:paraId="1FEA47BF" w14:textId="77777777" w:rsidTr="00146AFF">
        <w:tc>
          <w:tcPr>
            <w:tcW w:w="3116" w:type="dxa"/>
          </w:tcPr>
          <w:p w14:paraId="1FEA47B3" w14:textId="77777777" w:rsidR="00146AFF" w:rsidRPr="00146AFF" w:rsidRDefault="00146AFF" w:rsidP="00146AFF">
            <w:pPr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Calibri" w:hAnsi="Calibri" w:cs="Calibri"/>
                <w:color w:val="C0504D" w:themeColor="accent2"/>
                <w:sz w:val="18"/>
              </w:rPr>
            </w:pPr>
            <w:r w:rsidRPr="00146AFF">
              <w:rPr>
                <w:rFonts w:ascii="Calibri" w:hAnsi="Calibri" w:cs="Calibri"/>
                <w:color w:val="C0504D" w:themeColor="accent2"/>
                <w:sz w:val="18"/>
              </w:rPr>
              <w:t>New York 210 East 47th Street 6 H, New York,</w:t>
            </w:r>
          </w:p>
          <w:p w14:paraId="1FEA47B4" w14:textId="77777777" w:rsidR="00146AFF" w:rsidRPr="008F2D09" w:rsidRDefault="00146AFF" w:rsidP="00146AFF">
            <w:pPr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Calibri" w:hAnsi="Calibri" w:cs="Calibri"/>
                <w:color w:val="C0504D" w:themeColor="accent2"/>
                <w:sz w:val="18"/>
                <w:lang w:val="es-AR"/>
              </w:rPr>
            </w:pPr>
            <w:r w:rsidRPr="008F2D09">
              <w:rPr>
                <w:rFonts w:ascii="Calibri" w:hAnsi="Calibri" w:cs="Calibri"/>
                <w:color w:val="C0504D" w:themeColor="accent2"/>
                <w:sz w:val="18"/>
                <w:lang w:val="es-AR"/>
              </w:rPr>
              <w:t>NY 10017, USA.</w:t>
            </w:r>
          </w:p>
          <w:p w14:paraId="1FEA47B5" w14:textId="77777777" w:rsidR="00146AFF" w:rsidRPr="008F2D09" w:rsidRDefault="00146AFF" w:rsidP="00146AFF">
            <w:pPr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Calibri" w:hAnsi="Calibri" w:cs="Calibri"/>
                <w:color w:val="C0504D" w:themeColor="accent2"/>
                <w:sz w:val="18"/>
                <w:lang w:val="es-AR"/>
              </w:rPr>
            </w:pPr>
            <w:r w:rsidRPr="008F2D09">
              <w:rPr>
                <w:rFonts w:ascii="Calibri" w:hAnsi="Calibri" w:cs="Calibri"/>
                <w:color w:val="C0504D" w:themeColor="accent2"/>
                <w:sz w:val="18"/>
                <w:lang w:val="es-AR"/>
              </w:rPr>
              <w:t>+1 (216) 282 2100</w:t>
            </w:r>
          </w:p>
          <w:p w14:paraId="1FEA47B6" w14:textId="77777777" w:rsidR="00146AFF" w:rsidRPr="008F2D09" w:rsidRDefault="00146AFF" w:rsidP="00146AFF">
            <w:pPr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Calibri" w:hAnsi="Calibri" w:cs="Calibri"/>
                <w:color w:val="C0504D" w:themeColor="accent2"/>
                <w:sz w:val="18"/>
                <w:lang w:val="es-AR"/>
              </w:rPr>
            </w:pPr>
            <w:r w:rsidRPr="008F2D09">
              <w:rPr>
                <w:rFonts w:ascii="Calibri" w:hAnsi="Calibri" w:cs="Calibri"/>
                <w:color w:val="C0504D" w:themeColor="accent2"/>
                <w:sz w:val="18"/>
                <w:lang w:val="es-AR"/>
              </w:rPr>
              <w:t>info@plus54.com</w:t>
            </w:r>
          </w:p>
        </w:tc>
        <w:tc>
          <w:tcPr>
            <w:tcW w:w="3117" w:type="dxa"/>
          </w:tcPr>
          <w:p w14:paraId="1FEA47B7" w14:textId="77777777" w:rsidR="00146AFF" w:rsidRPr="00146AFF" w:rsidRDefault="00146AFF" w:rsidP="00146AFF">
            <w:pPr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Calibri" w:hAnsi="Calibri" w:cs="Calibri"/>
                <w:color w:val="C0504D" w:themeColor="accent2"/>
                <w:sz w:val="18"/>
              </w:rPr>
            </w:pPr>
            <w:r w:rsidRPr="00146AFF">
              <w:rPr>
                <w:rFonts w:ascii="Calibri" w:hAnsi="Calibri" w:cs="Calibri"/>
                <w:color w:val="C0504D" w:themeColor="accent2"/>
                <w:sz w:val="18"/>
              </w:rPr>
              <w:t>Cleveland 4781 Richmond Rd – Cleveland</w:t>
            </w:r>
          </w:p>
          <w:p w14:paraId="1FEA47B8" w14:textId="77777777" w:rsidR="00146AFF" w:rsidRPr="00146AFF" w:rsidRDefault="00146AFF" w:rsidP="00146AFF">
            <w:pPr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Calibri" w:hAnsi="Calibri" w:cs="Calibri"/>
                <w:color w:val="C0504D" w:themeColor="accent2"/>
                <w:sz w:val="18"/>
              </w:rPr>
            </w:pPr>
            <w:r w:rsidRPr="00146AFF">
              <w:rPr>
                <w:rFonts w:ascii="Calibri" w:hAnsi="Calibri" w:cs="Calibri"/>
                <w:color w:val="C0504D" w:themeColor="accent2"/>
                <w:sz w:val="18"/>
              </w:rPr>
              <w:t>OH 44128, USA.</w:t>
            </w:r>
          </w:p>
          <w:p w14:paraId="1FEA47B9" w14:textId="77777777" w:rsidR="00146AFF" w:rsidRPr="00146AFF" w:rsidRDefault="00146AFF" w:rsidP="00146AFF">
            <w:pPr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Calibri" w:hAnsi="Calibri" w:cs="Calibri"/>
                <w:color w:val="C0504D" w:themeColor="accent2"/>
                <w:sz w:val="18"/>
              </w:rPr>
            </w:pPr>
            <w:r w:rsidRPr="00146AFF">
              <w:rPr>
                <w:rFonts w:ascii="Calibri" w:hAnsi="Calibri" w:cs="Calibri"/>
                <w:color w:val="C0504D" w:themeColor="accent2"/>
                <w:sz w:val="18"/>
              </w:rPr>
              <w:t>+1 (216) 282 2100</w:t>
            </w:r>
          </w:p>
          <w:p w14:paraId="1FEA47BA" w14:textId="77777777" w:rsidR="00146AFF" w:rsidRPr="00146AFF" w:rsidRDefault="00146AFF" w:rsidP="00146AFF">
            <w:pPr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Calibri" w:hAnsi="Calibri" w:cs="Calibri"/>
                <w:color w:val="C0504D" w:themeColor="accent2"/>
                <w:sz w:val="18"/>
              </w:rPr>
            </w:pPr>
            <w:r w:rsidRPr="00146AFF">
              <w:rPr>
                <w:rFonts w:ascii="Calibri" w:hAnsi="Calibri" w:cs="Calibri"/>
                <w:color w:val="C0504D" w:themeColor="accent2"/>
                <w:sz w:val="18"/>
              </w:rPr>
              <w:t>info@plus54.com</w:t>
            </w:r>
          </w:p>
        </w:tc>
        <w:tc>
          <w:tcPr>
            <w:tcW w:w="3117" w:type="dxa"/>
          </w:tcPr>
          <w:p w14:paraId="1FEA47BB" w14:textId="77777777" w:rsidR="00146AFF" w:rsidRPr="008F2D09" w:rsidRDefault="00146AFF" w:rsidP="00146AFF">
            <w:pPr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Calibri" w:hAnsi="Calibri" w:cs="Calibri"/>
                <w:color w:val="C0504D" w:themeColor="accent2"/>
                <w:sz w:val="18"/>
                <w:lang w:val="es-AR"/>
              </w:rPr>
            </w:pPr>
            <w:r w:rsidRPr="008F2D09">
              <w:rPr>
                <w:rFonts w:ascii="Calibri" w:hAnsi="Calibri" w:cs="Calibri"/>
                <w:color w:val="C0504D" w:themeColor="accent2"/>
                <w:sz w:val="18"/>
                <w:lang w:val="es-AR"/>
              </w:rPr>
              <w:t xml:space="preserve">Buenos Aires Av. Corrientes 2554, 6to. </w:t>
            </w:r>
            <w:r w:rsidR="006B0444" w:rsidRPr="008F2D09">
              <w:rPr>
                <w:rFonts w:ascii="Calibri" w:hAnsi="Calibri" w:cs="Calibri"/>
                <w:color w:val="C0504D" w:themeColor="accent2"/>
                <w:sz w:val="18"/>
                <w:lang w:val="es-AR"/>
              </w:rPr>
              <w:t>Floor</w:t>
            </w:r>
            <w:r w:rsidRPr="008F2D09">
              <w:rPr>
                <w:rFonts w:ascii="Calibri" w:hAnsi="Calibri" w:cs="Calibri"/>
                <w:color w:val="C0504D" w:themeColor="accent2"/>
                <w:sz w:val="18"/>
                <w:lang w:val="es-AR"/>
              </w:rPr>
              <w:t>. C1046AQ</w:t>
            </w:r>
          </w:p>
          <w:p w14:paraId="1FEA47BC" w14:textId="77777777" w:rsidR="00146AFF" w:rsidRPr="008F2D09" w:rsidRDefault="00146AFF" w:rsidP="00146AFF">
            <w:pPr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Calibri" w:hAnsi="Calibri" w:cs="Calibri"/>
                <w:color w:val="C0504D" w:themeColor="accent2"/>
                <w:sz w:val="18"/>
                <w:lang w:val="es-AR"/>
              </w:rPr>
            </w:pPr>
            <w:r w:rsidRPr="008F2D09">
              <w:rPr>
                <w:rFonts w:ascii="Calibri" w:hAnsi="Calibri" w:cs="Calibri"/>
                <w:color w:val="C0504D" w:themeColor="accent2"/>
                <w:sz w:val="18"/>
                <w:lang w:val="es-AR"/>
              </w:rPr>
              <w:t>Buenos Aires, Argentina.</w:t>
            </w:r>
          </w:p>
          <w:p w14:paraId="1FEA47BD" w14:textId="77777777" w:rsidR="00146AFF" w:rsidRPr="00146AFF" w:rsidRDefault="00146AFF" w:rsidP="00146AFF">
            <w:pPr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Calibri" w:hAnsi="Calibri" w:cs="Calibri"/>
                <w:color w:val="C0504D" w:themeColor="accent2"/>
                <w:sz w:val="18"/>
              </w:rPr>
            </w:pPr>
            <w:r w:rsidRPr="00146AFF">
              <w:rPr>
                <w:rFonts w:ascii="Calibri" w:hAnsi="Calibri" w:cs="Calibri"/>
                <w:color w:val="C0504D" w:themeColor="accent2"/>
                <w:sz w:val="18"/>
              </w:rPr>
              <w:t>+54 11 5238 1026</w:t>
            </w:r>
          </w:p>
          <w:p w14:paraId="1FEA47BE" w14:textId="77777777" w:rsidR="00146AFF" w:rsidRPr="00146AFF" w:rsidRDefault="00146AFF" w:rsidP="00146AFF">
            <w:pPr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Calibri" w:hAnsi="Calibri" w:cs="Calibri"/>
                <w:color w:val="C0504D" w:themeColor="accent2"/>
                <w:sz w:val="18"/>
              </w:rPr>
            </w:pPr>
            <w:r w:rsidRPr="00146AFF">
              <w:rPr>
                <w:rFonts w:ascii="Calibri" w:hAnsi="Calibri" w:cs="Calibri"/>
                <w:color w:val="C0504D" w:themeColor="accent2"/>
                <w:sz w:val="18"/>
              </w:rPr>
              <w:t>info@plus54.com</w:t>
            </w:r>
          </w:p>
        </w:tc>
      </w:tr>
    </w:tbl>
    <w:p w14:paraId="1FEA47C0" w14:textId="77777777" w:rsidR="0076399F" w:rsidRDefault="0076399F" w:rsidP="0076399F">
      <w:pPr>
        <w:tabs>
          <w:tab w:val="left" w:pos="360"/>
          <w:tab w:val="left" w:pos="720"/>
          <w:tab w:val="left" w:pos="1080"/>
        </w:tabs>
        <w:jc w:val="center"/>
        <w:rPr>
          <w:rFonts w:ascii="Calibri" w:hAnsi="Calibri" w:cs="Calibri"/>
        </w:rPr>
      </w:pPr>
    </w:p>
    <w:p w14:paraId="1FEA47C1" w14:textId="77777777" w:rsidR="0076399F" w:rsidRDefault="0076399F" w:rsidP="0076399F">
      <w:pPr>
        <w:tabs>
          <w:tab w:val="left" w:pos="360"/>
          <w:tab w:val="left" w:pos="720"/>
          <w:tab w:val="left" w:pos="1080"/>
        </w:tabs>
        <w:jc w:val="center"/>
        <w:rPr>
          <w:rFonts w:ascii="Calibri" w:hAnsi="Calibri" w:cs="Calibri"/>
        </w:rPr>
      </w:pPr>
    </w:p>
    <w:p w14:paraId="1FEA47C2" w14:textId="77777777" w:rsidR="0076399F" w:rsidRDefault="0076399F" w:rsidP="0076399F">
      <w:pPr>
        <w:tabs>
          <w:tab w:val="left" w:pos="360"/>
          <w:tab w:val="left" w:pos="720"/>
          <w:tab w:val="left" w:pos="1080"/>
        </w:tabs>
        <w:rPr>
          <w:rFonts w:ascii="Calibri" w:hAnsi="Calibri" w:cs="Calibri"/>
        </w:rPr>
      </w:pPr>
    </w:p>
    <w:p w14:paraId="1FEA47C3" w14:textId="77777777" w:rsidR="00146AFF" w:rsidRDefault="00146AFF" w:rsidP="0076399F">
      <w:pPr>
        <w:tabs>
          <w:tab w:val="left" w:pos="360"/>
          <w:tab w:val="left" w:pos="720"/>
          <w:tab w:val="left" w:pos="1080"/>
        </w:tabs>
        <w:rPr>
          <w:rFonts w:ascii="Calibri" w:hAnsi="Calibri" w:cs="Calibri"/>
        </w:rPr>
      </w:pPr>
    </w:p>
    <w:p w14:paraId="1FEA47C4" w14:textId="77777777" w:rsidR="0076399F" w:rsidRDefault="00AD4276" w:rsidP="0076399F">
      <w:pPr>
        <w:tabs>
          <w:tab w:val="left" w:pos="360"/>
          <w:tab w:val="left" w:pos="720"/>
          <w:tab w:val="left" w:pos="1080"/>
        </w:tabs>
        <w:ind w:left="990" w:right="810"/>
        <w:jc w:val="center"/>
        <w:rPr>
          <w:rFonts w:ascii="Calibri" w:hAnsi="Calibri" w:cs="Calibri"/>
          <w:sz w:val="17"/>
          <w:szCs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FEA4996" wp14:editId="1FEA4997">
                <wp:simplePos x="0" y="0"/>
                <wp:positionH relativeFrom="column">
                  <wp:posOffset>6837045</wp:posOffset>
                </wp:positionH>
                <wp:positionV relativeFrom="paragraph">
                  <wp:posOffset>454660</wp:posOffset>
                </wp:positionV>
                <wp:extent cx="800100" cy="238760"/>
                <wp:effectExtent l="0" t="0" r="1905" b="3175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0100" cy="23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6A8DA8" id="Rectangle 3" o:spid="_x0000_s1026" style="position:absolute;margin-left:538.35pt;margin-top:35.8pt;width:63pt;height:18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" stroked="f"/>
            </w:pict>
          </mc:Fallback>
        </mc:AlternateContent>
      </w:r>
      <w:r w:rsidR="0076399F">
        <w:rPr>
          <w:rFonts w:ascii="Calibri" w:hAnsi="Calibri" w:cs="Calibri"/>
          <w:sz w:val="17"/>
          <w:szCs w:val="17"/>
        </w:rPr>
        <w:t xml:space="preserve">© </w:t>
      </w:r>
      <w:r>
        <w:rPr>
          <w:rFonts w:ascii="Calibri" w:hAnsi="Calibri" w:cs="Calibri"/>
          <w:sz w:val="17"/>
          <w:szCs w:val="17"/>
        </w:rPr>
        <w:t>2014</w:t>
      </w:r>
      <w:r w:rsidR="0076399F">
        <w:rPr>
          <w:rFonts w:ascii="Calibri" w:hAnsi="Calibri" w:cs="Calibri"/>
          <w:sz w:val="17"/>
          <w:szCs w:val="17"/>
        </w:rPr>
        <w:t xml:space="preserve"> </w:t>
      </w:r>
      <w:r>
        <w:rPr>
          <w:rFonts w:ascii="Calibri" w:hAnsi="Calibri" w:cs="Calibri"/>
          <w:sz w:val="17"/>
          <w:szCs w:val="17"/>
        </w:rPr>
        <w:t>Plus 54 LLC</w:t>
      </w:r>
      <w:r w:rsidR="0076399F">
        <w:rPr>
          <w:rFonts w:ascii="Calibri" w:hAnsi="Calibri" w:cs="Calibri"/>
          <w:sz w:val="17"/>
          <w:szCs w:val="17"/>
        </w:rPr>
        <w:t xml:space="preserve">. All plans, preliminary outlines, sketches, photographs, graphics, texts, ideas, notes, memoranda, data, reports, musical themes, slogans, copy and any other creative products and materials presented by </w:t>
      </w:r>
      <w:r>
        <w:rPr>
          <w:rFonts w:ascii="Calibri" w:hAnsi="Calibri" w:cs="Calibri"/>
          <w:sz w:val="17"/>
          <w:szCs w:val="17"/>
        </w:rPr>
        <w:t xml:space="preserve">Plus 54 LLC </w:t>
      </w:r>
      <w:r w:rsidR="0076399F">
        <w:rPr>
          <w:rFonts w:ascii="Calibri" w:hAnsi="Calibri" w:cs="Calibri"/>
          <w:sz w:val="17"/>
          <w:szCs w:val="17"/>
        </w:rPr>
        <w:t xml:space="preserve">are and shall remain the exclusive property of </w:t>
      </w:r>
      <w:r>
        <w:rPr>
          <w:rFonts w:ascii="Calibri" w:hAnsi="Calibri" w:cs="Calibri"/>
          <w:sz w:val="17"/>
          <w:szCs w:val="17"/>
        </w:rPr>
        <w:t>Plus 54 LLC</w:t>
      </w:r>
      <w:r w:rsidR="0076399F">
        <w:rPr>
          <w:rFonts w:ascii="Calibri" w:hAnsi="Calibri" w:cs="Calibri"/>
          <w:sz w:val="17"/>
          <w:szCs w:val="17"/>
        </w:rPr>
        <w:t xml:space="preserve">. The use of any product without the express prior written consent of </w:t>
      </w:r>
      <w:r>
        <w:rPr>
          <w:rFonts w:ascii="Calibri" w:hAnsi="Calibri" w:cs="Calibri"/>
          <w:sz w:val="17"/>
          <w:szCs w:val="17"/>
        </w:rPr>
        <w:t xml:space="preserve">Plus 54 LLC </w:t>
      </w:r>
      <w:r w:rsidR="0076399F">
        <w:rPr>
          <w:rFonts w:ascii="Calibri" w:hAnsi="Calibri" w:cs="Calibri"/>
          <w:sz w:val="17"/>
          <w:szCs w:val="17"/>
        </w:rPr>
        <w:t>is prohibited including, but not limited to, the reproduction, copying or publishing of any of the same.</w:t>
      </w:r>
    </w:p>
    <w:p w14:paraId="1FEA47C5" w14:textId="77777777" w:rsidR="00175949" w:rsidRDefault="00175949" w:rsidP="00175949">
      <w:pPr>
        <w:pStyle w:val="Heading1"/>
        <w:rPr>
          <w:rFonts w:eastAsia="Calibri"/>
        </w:rPr>
      </w:pPr>
    </w:p>
    <w:sdt>
      <w:sdtPr>
        <w:rPr>
          <w:b w:val="0"/>
          <w:bCs/>
          <w:color w:val="000000" w:themeColor="text1"/>
          <w:w w:val="100"/>
          <w:sz w:val="23"/>
          <w:szCs w:val="18"/>
        </w:rPr>
        <w:id w:val="288636125"/>
        <w:docPartObj>
          <w:docPartGallery w:val="Table of Contents"/>
          <w:docPartUnique/>
        </w:docPartObj>
      </w:sdtPr>
      <w:sdtEndPr>
        <w:rPr>
          <w:bCs w:val="0"/>
          <w:noProof/>
        </w:rPr>
      </w:sdtEndPr>
      <w:sdtContent>
        <w:p w14:paraId="1FEA47C6" w14:textId="77777777" w:rsidR="0030047A" w:rsidRPr="00146AFF" w:rsidRDefault="0030047A" w:rsidP="00175949">
          <w:pPr>
            <w:pStyle w:val="TOCHeading"/>
          </w:pPr>
          <w:r w:rsidRPr="00146AFF">
            <w:t>Table of Contents</w:t>
          </w:r>
        </w:p>
        <w:p w14:paraId="51866DDF" w14:textId="77777777" w:rsidR="004464B1" w:rsidRDefault="0030047A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spacing w:val="0"/>
              <w:kern w:val="0"/>
              <w:position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8301023" w:history="1">
            <w:r w:rsidR="004464B1" w:rsidRPr="005F5DB7">
              <w:rPr>
                <w:rStyle w:val="Hyperlink"/>
              </w:rPr>
              <w:t>Document History</w:t>
            </w:r>
            <w:r w:rsidR="004464B1">
              <w:rPr>
                <w:webHidden/>
              </w:rPr>
              <w:tab/>
            </w:r>
            <w:r w:rsidR="004464B1">
              <w:rPr>
                <w:webHidden/>
              </w:rPr>
              <w:fldChar w:fldCharType="begin"/>
            </w:r>
            <w:r w:rsidR="004464B1">
              <w:rPr>
                <w:webHidden/>
              </w:rPr>
              <w:instrText xml:space="preserve"> PAGEREF _Toc398301023 \h </w:instrText>
            </w:r>
            <w:r w:rsidR="004464B1">
              <w:rPr>
                <w:webHidden/>
              </w:rPr>
            </w:r>
            <w:r w:rsidR="004464B1">
              <w:rPr>
                <w:webHidden/>
              </w:rPr>
              <w:fldChar w:fldCharType="separate"/>
            </w:r>
            <w:r w:rsidR="004464B1">
              <w:rPr>
                <w:webHidden/>
              </w:rPr>
              <w:t>3</w:t>
            </w:r>
            <w:r w:rsidR="004464B1">
              <w:rPr>
                <w:webHidden/>
              </w:rPr>
              <w:fldChar w:fldCharType="end"/>
            </w:r>
          </w:hyperlink>
        </w:p>
        <w:p w14:paraId="2D31D323" w14:textId="77777777" w:rsidR="004464B1" w:rsidRDefault="005A313D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spacing w:val="0"/>
              <w:kern w:val="0"/>
              <w:position w:val="0"/>
              <w:sz w:val="22"/>
              <w:szCs w:val="22"/>
            </w:rPr>
          </w:pPr>
          <w:hyperlink w:anchor="_Toc398301024" w:history="1">
            <w:r w:rsidR="004464B1" w:rsidRPr="005F5DB7">
              <w:rPr>
                <w:rStyle w:val="Hyperlink"/>
              </w:rPr>
              <w:t>Browsers Support</w:t>
            </w:r>
            <w:r w:rsidR="004464B1">
              <w:rPr>
                <w:webHidden/>
              </w:rPr>
              <w:tab/>
            </w:r>
            <w:r w:rsidR="004464B1">
              <w:rPr>
                <w:webHidden/>
              </w:rPr>
              <w:fldChar w:fldCharType="begin"/>
            </w:r>
            <w:r w:rsidR="004464B1">
              <w:rPr>
                <w:webHidden/>
              </w:rPr>
              <w:instrText xml:space="preserve"> PAGEREF _Toc398301024 \h </w:instrText>
            </w:r>
            <w:r w:rsidR="004464B1">
              <w:rPr>
                <w:webHidden/>
              </w:rPr>
            </w:r>
            <w:r w:rsidR="004464B1">
              <w:rPr>
                <w:webHidden/>
              </w:rPr>
              <w:fldChar w:fldCharType="separate"/>
            </w:r>
            <w:r w:rsidR="004464B1">
              <w:rPr>
                <w:webHidden/>
              </w:rPr>
              <w:t>4</w:t>
            </w:r>
            <w:r w:rsidR="004464B1">
              <w:rPr>
                <w:webHidden/>
              </w:rPr>
              <w:fldChar w:fldCharType="end"/>
            </w:r>
          </w:hyperlink>
        </w:p>
        <w:p w14:paraId="6B7DB85C" w14:textId="77777777" w:rsidR="004464B1" w:rsidRDefault="005A313D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spacing w:val="0"/>
              <w:kern w:val="0"/>
              <w:position w:val="0"/>
              <w:sz w:val="22"/>
              <w:szCs w:val="22"/>
            </w:rPr>
          </w:pPr>
          <w:hyperlink w:anchor="_Toc398301025" w:history="1">
            <w:r w:rsidR="004464B1" w:rsidRPr="005F5DB7">
              <w:rPr>
                <w:rStyle w:val="Hyperlink"/>
              </w:rPr>
              <w:t>Content Management System</w:t>
            </w:r>
            <w:r w:rsidR="004464B1">
              <w:rPr>
                <w:webHidden/>
              </w:rPr>
              <w:tab/>
            </w:r>
            <w:r w:rsidR="004464B1">
              <w:rPr>
                <w:webHidden/>
              </w:rPr>
              <w:fldChar w:fldCharType="begin"/>
            </w:r>
            <w:r w:rsidR="004464B1">
              <w:rPr>
                <w:webHidden/>
              </w:rPr>
              <w:instrText xml:space="preserve"> PAGEREF _Toc398301025 \h </w:instrText>
            </w:r>
            <w:r w:rsidR="004464B1">
              <w:rPr>
                <w:webHidden/>
              </w:rPr>
            </w:r>
            <w:r w:rsidR="004464B1">
              <w:rPr>
                <w:webHidden/>
              </w:rPr>
              <w:fldChar w:fldCharType="separate"/>
            </w:r>
            <w:r w:rsidR="004464B1">
              <w:rPr>
                <w:webHidden/>
              </w:rPr>
              <w:t>5</w:t>
            </w:r>
            <w:r w:rsidR="004464B1">
              <w:rPr>
                <w:webHidden/>
              </w:rPr>
              <w:fldChar w:fldCharType="end"/>
            </w:r>
          </w:hyperlink>
        </w:p>
        <w:p w14:paraId="511688AC" w14:textId="77777777" w:rsidR="004464B1" w:rsidRDefault="005A313D">
          <w:pPr>
            <w:pStyle w:val="TOC2"/>
            <w:rPr>
              <w:rFonts w:asciiTheme="minorHAnsi" w:eastAsiaTheme="minorEastAsia" w:hAnsiTheme="minorHAnsi" w:cstheme="minorBidi"/>
              <w:color w:val="auto"/>
              <w:kern w:val="0"/>
              <w:position w:val="0"/>
              <w:sz w:val="22"/>
              <w:szCs w:val="22"/>
            </w:rPr>
          </w:pPr>
          <w:hyperlink w:anchor="_Toc398301026" w:history="1">
            <w:r w:rsidR="004464B1" w:rsidRPr="005F5DB7">
              <w:rPr>
                <w:rStyle w:val="Hyperlink"/>
              </w:rPr>
              <w:t>Foundation</w:t>
            </w:r>
            <w:r w:rsidR="004464B1">
              <w:rPr>
                <w:webHidden/>
              </w:rPr>
              <w:tab/>
            </w:r>
            <w:r w:rsidR="004464B1">
              <w:rPr>
                <w:webHidden/>
              </w:rPr>
              <w:fldChar w:fldCharType="begin"/>
            </w:r>
            <w:r w:rsidR="004464B1">
              <w:rPr>
                <w:webHidden/>
              </w:rPr>
              <w:instrText xml:space="preserve"> PAGEREF _Toc398301026 \h </w:instrText>
            </w:r>
            <w:r w:rsidR="004464B1">
              <w:rPr>
                <w:webHidden/>
              </w:rPr>
            </w:r>
            <w:r w:rsidR="004464B1">
              <w:rPr>
                <w:webHidden/>
              </w:rPr>
              <w:fldChar w:fldCharType="separate"/>
            </w:r>
            <w:r w:rsidR="004464B1">
              <w:rPr>
                <w:webHidden/>
              </w:rPr>
              <w:t>5</w:t>
            </w:r>
            <w:r w:rsidR="004464B1">
              <w:rPr>
                <w:webHidden/>
              </w:rPr>
              <w:fldChar w:fldCharType="end"/>
            </w:r>
          </w:hyperlink>
        </w:p>
        <w:p w14:paraId="68861403" w14:textId="77777777" w:rsidR="004464B1" w:rsidRDefault="005A313D">
          <w:pPr>
            <w:pStyle w:val="TOC2"/>
            <w:rPr>
              <w:rFonts w:asciiTheme="minorHAnsi" w:eastAsiaTheme="minorEastAsia" w:hAnsiTheme="minorHAnsi" w:cstheme="minorBidi"/>
              <w:color w:val="auto"/>
              <w:kern w:val="0"/>
              <w:position w:val="0"/>
              <w:sz w:val="22"/>
              <w:szCs w:val="22"/>
            </w:rPr>
          </w:pPr>
          <w:hyperlink w:anchor="_Toc398301027" w:history="1">
            <w:r w:rsidR="004464B1" w:rsidRPr="005F5DB7">
              <w:rPr>
                <w:rStyle w:val="Hyperlink"/>
              </w:rPr>
              <w:t>Login and Logout</w:t>
            </w:r>
            <w:r w:rsidR="004464B1">
              <w:rPr>
                <w:webHidden/>
              </w:rPr>
              <w:tab/>
            </w:r>
            <w:r w:rsidR="004464B1">
              <w:rPr>
                <w:webHidden/>
              </w:rPr>
              <w:fldChar w:fldCharType="begin"/>
            </w:r>
            <w:r w:rsidR="004464B1">
              <w:rPr>
                <w:webHidden/>
              </w:rPr>
              <w:instrText xml:space="preserve"> PAGEREF _Toc398301027 \h </w:instrText>
            </w:r>
            <w:r w:rsidR="004464B1">
              <w:rPr>
                <w:webHidden/>
              </w:rPr>
            </w:r>
            <w:r w:rsidR="004464B1">
              <w:rPr>
                <w:webHidden/>
              </w:rPr>
              <w:fldChar w:fldCharType="separate"/>
            </w:r>
            <w:r w:rsidR="004464B1">
              <w:rPr>
                <w:webHidden/>
              </w:rPr>
              <w:t>5</w:t>
            </w:r>
            <w:r w:rsidR="004464B1">
              <w:rPr>
                <w:webHidden/>
              </w:rPr>
              <w:fldChar w:fldCharType="end"/>
            </w:r>
          </w:hyperlink>
        </w:p>
        <w:p w14:paraId="7ABA95A5" w14:textId="77777777" w:rsidR="004464B1" w:rsidRDefault="005A313D">
          <w:pPr>
            <w:pStyle w:val="TOC2"/>
            <w:rPr>
              <w:rFonts w:asciiTheme="minorHAnsi" w:eastAsiaTheme="minorEastAsia" w:hAnsiTheme="minorHAnsi" w:cstheme="minorBidi"/>
              <w:color w:val="auto"/>
              <w:kern w:val="0"/>
              <w:position w:val="0"/>
              <w:sz w:val="22"/>
              <w:szCs w:val="22"/>
            </w:rPr>
          </w:pPr>
          <w:hyperlink w:anchor="_Toc398301028" w:history="1">
            <w:r w:rsidR="004464B1" w:rsidRPr="005F5DB7">
              <w:rPr>
                <w:rStyle w:val="Hyperlink"/>
              </w:rPr>
              <w:t>Categories, Types of Projects, Technologies and Social Media Items Administration Pages</w:t>
            </w:r>
            <w:r w:rsidR="004464B1">
              <w:rPr>
                <w:webHidden/>
              </w:rPr>
              <w:tab/>
            </w:r>
            <w:r w:rsidR="004464B1">
              <w:rPr>
                <w:webHidden/>
              </w:rPr>
              <w:fldChar w:fldCharType="begin"/>
            </w:r>
            <w:r w:rsidR="004464B1">
              <w:rPr>
                <w:webHidden/>
              </w:rPr>
              <w:instrText xml:space="preserve"> PAGEREF _Toc398301028 \h </w:instrText>
            </w:r>
            <w:r w:rsidR="004464B1">
              <w:rPr>
                <w:webHidden/>
              </w:rPr>
            </w:r>
            <w:r w:rsidR="004464B1">
              <w:rPr>
                <w:webHidden/>
              </w:rPr>
              <w:fldChar w:fldCharType="separate"/>
            </w:r>
            <w:r w:rsidR="004464B1">
              <w:rPr>
                <w:webHidden/>
              </w:rPr>
              <w:t>7</w:t>
            </w:r>
            <w:r w:rsidR="004464B1">
              <w:rPr>
                <w:webHidden/>
              </w:rPr>
              <w:fldChar w:fldCharType="end"/>
            </w:r>
          </w:hyperlink>
        </w:p>
        <w:p w14:paraId="630BE3FC" w14:textId="77777777" w:rsidR="004464B1" w:rsidRDefault="005A313D">
          <w:pPr>
            <w:pStyle w:val="TOC2"/>
            <w:rPr>
              <w:rFonts w:asciiTheme="minorHAnsi" w:eastAsiaTheme="minorEastAsia" w:hAnsiTheme="minorHAnsi" w:cstheme="minorBidi"/>
              <w:color w:val="auto"/>
              <w:kern w:val="0"/>
              <w:position w:val="0"/>
              <w:sz w:val="22"/>
              <w:szCs w:val="22"/>
            </w:rPr>
          </w:pPr>
          <w:hyperlink w:anchor="_Toc398301029" w:history="1">
            <w:r w:rsidR="004464B1" w:rsidRPr="005F5DB7">
              <w:rPr>
                <w:rStyle w:val="Hyperlink"/>
              </w:rPr>
              <w:t>Projects Administration Page</w:t>
            </w:r>
            <w:r w:rsidR="004464B1">
              <w:rPr>
                <w:webHidden/>
              </w:rPr>
              <w:tab/>
            </w:r>
            <w:r w:rsidR="004464B1">
              <w:rPr>
                <w:webHidden/>
              </w:rPr>
              <w:fldChar w:fldCharType="begin"/>
            </w:r>
            <w:r w:rsidR="004464B1">
              <w:rPr>
                <w:webHidden/>
              </w:rPr>
              <w:instrText xml:space="preserve"> PAGEREF _Toc398301029 \h </w:instrText>
            </w:r>
            <w:r w:rsidR="004464B1">
              <w:rPr>
                <w:webHidden/>
              </w:rPr>
            </w:r>
            <w:r w:rsidR="004464B1">
              <w:rPr>
                <w:webHidden/>
              </w:rPr>
              <w:fldChar w:fldCharType="separate"/>
            </w:r>
            <w:r w:rsidR="004464B1">
              <w:rPr>
                <w:webHidden/>
              </w:rPr>
              <w:t>13</w:t>
            </w:r>
            <w:r w:rsidR="004464B1">
              <w:rPr>
                <w:webHidden/>
              </w:rPr>
              <w:fldChar w:fldCharType="end"/>
            </w:r>
          </w:hyperlink>
        </w:p>
        <w:p w14:paraId="5A361CED" w14:textId="77777777" w:rsidR="004464B1" w:rsidRDefault="005A313D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spacing w:val="0"/>
              <w:kern w:val="0"/>
              <w:position w:val="0"/>
              <w:sz w:val="22"/>
              <w:szCs w:val="22"/>
            </w:rPr>
          </w:pPr>
          <w:hyperlink w:anchor="_Toc398301030" w:history="1">
            <w:r w:rsidR="004464B1" w:rsidRPr="005F5DB7">
              <w:rPr>
                <w:rStyle w:val="Hyperlink"/>
              </w:rPr>
              <w:t>Site Content</w:t>
            </w:r>
            <w:r w:rsidR="004464B1">
              <w:rPr>
                <w:webHidden/>
              </w:rPr>
              <w:tab/>
            </w:r>
            <w:r w:rsidR="004464B1">
              <w:rPr>
                <w:webHidden/>
              </w:rPr>
              <w:fldChar w:fldCharType="begin"/>
            </w:r>
            <w:r w:rsidR="004464B1">
              <w:rPr>
                <w:webHidden/>
              </w:rPr>
              <w:instrText xml:space="preserve"> PAGEREF _Toc398301030 \h </w:instrText>
            </w:r>
            <w:r w:rsidR="004464B1">
              <w:rPr>
                <w:webHidden/>
              </w:rPr>
            </w:r>
            <w:r w:rsidR="004464B1">
              <w:rPr>
                <w:webHidden/>
              </w:rPr>
              <w:fldChar w:fldCharType="separate"/>
            </w:r>
            <w:r w:rsidR="004464B1">
              <w:rPr>
                <w:webHidden/>
              </w:rPr>
              <w:t>17</w:t>
            </w:r>
            <w:r w:rsidR="004464B1">
              <w:rPr>
                <w:webHidden/>
              </w:rPr>
              <w:fldChar w:fldCharType="end"/>
            </w:r>
          </w:hyperlink>
        </w:p>
        <w:p w14:paraId="69009CE4" w14:textId="77777777" w:rsidR="004464B1" w:rsidRDefault="005A313D">
          <w:pPr>
            <w:pStyle w:val="TOC2"/>
            <w:rPr>
              <w:rFonts w:asciiTheme="minorHAnsi" w:eastAsiaTheme="minorEastAsia" w:hAnsiTheme="minorHAnsi" w:cstheme="minorBidi"/>
              <w:color w:val="auto"/>
              <w:kern w:val="0"/>
              <w:position w:val="0"/>
              <w:sz w:val="22"/>
              <w:szCs w:val="22"/>
            </w:rPr>
          </w:pPr>
          <w:hyperlink w:anchor="_Toc398301031" w:history="1">
            <w:r w:rsidR="004464B1" w:rsidRPr="005F5DB7">
              <w:rPr>
                <w:rStyle w:val="Hyperlink"/>
              </w:rPr>
              <w:t>Login and Logout</w:t>
            </w:r>
            <w:r w:rsidR="004464B1">
              <w:rPr>
                <w:webHidden/>
              </w:rPr>
              <w:tab/>
            </w:r>
            <w:r w:rsidR="004464B1">
              <w:rPr>
                <w:webHidden/>
              </w:rPr>
              <w:fldChar w:fldCharType="begin"/>
            </w:r>
            <w:r w:rsidR="004464B1">
              <w:rPr>
                <w:webHidden/>
              </w:rPr>
              <w:instrText xml:space="preserve"> PAGEREF _Toc398301031 \h </w:instrText>
            </w:r>
            <w:r w:rsidR="004464B1">
              <w:rPr>
                <w:webHidden/>
              </w:rPr>
            </w:r>
            <w:r w:rsidR="004464B1">
              <w:rPr>
                <w:webHidden/>
              </w:rPr>
              <w:fldChar w:fldCharType="separate"/>
            </w:r>
            <w:r w:rsidR="004464B1">
              <w:rPr>
                <w:webHidden/>
              </w:rPr>
              <w:t>17</w:t>
            </w:r>
            <w:r w:rsidR="004464B1">
              <w:rPr>
                <w:webHidden/>
              </w:rPr>
              <w:fldChar w:fldCharType="end"/>
            </w:r>
          </w:hyperlink>
        </w:p>
        <w:p w14:paraId="578FCD24" w14:textId="77777777" w:rsidR="004464B1" w:rsidRDefault="005A313D">
          <w:pPr>
            <w:pStyle w:val="TOC2"/>
            <w:rPr>
              <w:rFonts w:asciiTheme="minorHAnsi" w:eastAsiaTheme="minorEastAsia" w:hAnsiTheme="minorHAnsi" w:cstheme="minorBidi"/>
              <w:color w:val="auto"/>
              <w:kern w:val="0"/>
              <w:position w:val="0"/>
              <w:sz w:val="22"/>
              <w:szCs w:val="22"/>
            </w:rPr>
          </w:pPr>
          <w:hyperlink w:anchor="_Toc398301032" w:history="1">
            <w:r w:rsidR="004464B1" w:rsidRPr="005F5DB7">
              <w:rPr>
                <w:rStyle w:val="Hyperlink"/>
              </w:rPr>
              <w:t>Home Page</w:t>
            </w:r>
            <w:r w:rsidR="004464B1">
              <w:rPr>
                <w:webHidden/>
              </w:rPr>
              <w:tab/>
            </w:r>
            <w:r w:rsidR="004464B1">
              <w:rPr>
                <w:webHidden/>
              </w:rPr>
              <w:fldChar w:fldCharType="begin"/>
            </w:r>
            <w:r w:rsidR="004464B1">
              <w:rPr>
                <w:webHidden/>
              </w:rPr>
              <w:instrText xml:space="preserve"> PAGEREF _Toc398301032 \h </w:instrText>
            </w:r>
            <w:r w:rsidR="004464B1">
              <w:rPr>
                <w:webHidden/>
              </w:rPr>
            </w:r>
            <w:r w:rsidR="004464B1">
              <w:rPr>
                <w:webHidden/>
              </w:rPr>
              <w:fldChar w:fldCharType="separate"/>
            </w:r>
            <w:r w:rsidR="004464B1">
              <w:rPr>
                <w:webHidden/>
              </w:rPr>
              <w:t>19</w:t>
            </w:r>
            <w:r w:rsidR="004464B1">
              <w:rPr>
                <w:webHidden/>
              </w:rPr>
              <w:fldChar w:fldCharType="end"/>
            </w:r>
          </w:hyperlink>
        </w:p>
        <w:p w14:paraId="42BDB0A6" w14:textId="77777777" w:rsidR="004464B1" w:rsidRDefault="005A313D">
          <w:pPr>
            <w:pStyle w:val="TOC2"/>
            <w:rPr>
              <w:rFonts w:asciiTheme="minorHAnsi" w:eastAsiaTheme="minorEastAsia" w:hAnsiTheme="minorHAnsi" w:cstheme="minorBidi"/>
              <w:color w:val="auto"/>
              <w:kern w:val="0"/>
              <w:position w:val="0"/>
              <w:sz w:val="22"/>
              <w:szCs w:val="22"/>
            </w:rPr>
          </w:pPr>
          <w:hyperlink w:anchor="_Toc398301033" w:history="1">
            <w:r w:rsidR="004464B1" w:rsidRPr="005F5DB7">
              <w:rPr>
                <w:rStyle w:val="Hyperlink"/>
              </w:rPr>
              <w:t>Showcase Landing Page</w:t>
            </w:r>
            <w:r w:rsidR="004464B1">
              <w:rPr>
                <w:webHidden/>
              </w:rPr>
              <w:tab/>
            </w:r>
            <w:r w:rsidR="004464B1">
              <w:rPr>
                <w:webHidden/>
              </w:rPr>
              <w:fldChar w:fldCharType="begin"/>
            </w:r>
            <w:r w:rsidR="004464B1">
              <w:rPr>
                <w:webHidden/>
              </w:rPr>
              <w:instrText xml:space="preserve"> PAGEREF _Toc398301033 \h </w:instrText>
            </w:r>
            <w:r w:rsidR="004464B1">
              <w:rPr>
                <w:webHidden/>
              </w:rPr>
            </w:r>
            <w:r w:rsidR="004464B1">
              <w:rPr>
                <w:webHidden/>
              </w:rPr>
              <w:fldChar w:fldCharType="separate"/>
            </w:r>
            <w:r w:rsidR="004464B1">
              <w:rPr>
                <w:webHidden/>
              </w:rPr>
              <w:t>21</w:t>
            </w:r>
            <w:r w:rsidR="004464B1">
              <w:rPr>
                <w:webHidden/>
              </w:rPr>
              <w:fldChar w:fldCharType="end"/>
            </w:r>
          </w:hyperlink>
        </w:p>
        <w:p w14:paraId="1FEA47D1" w14:textId="77777777" w:rsidR="0030047A" w:rsidRDefault="0030047A">
          <w:r>
            <w:rPr>
              <w:b/>
              <w:bCs/>
              <w:noProof/>
            </w:rPr>
            <w:fldChar w:fldCharType="end"/>
          </w:r>
        </w:p>
      </w:sdtContent>
    </w:sdt>
    <w:p w14:paraId="1FEA47D2" w14:textId="77777777" w:rsidR="00330866" w:rsidRPr="00330866" w:rsidRDefault="00330866" w:rsidP="00330866">
      <w:r>
        <w:br w:type="page"/>
      </w:r>
    </w:p>
    <w:p w14:paraId="1FEA47D3" w14:textId="77777777" w:rsidR="007A129F" w:rsidRPr="00146AFF" w:rsidRDefault="007A129F" w:rsidP="00146AFF">
      <w:pPr>
        <w:pStyle w:val="Heading1"/>
      </w:pPr>
      <w:bookmarkStart w:id="3" w:name="_Toc398301023"/>
      <w:r w:rsidRPr="00146AFF">
        <w:lastRenderedPageBreak/>
        <w:t>Document History</w:t>
      </w:r>
      <w:bookmarkEnd w:id="3"/>
    </w:p>
    <w:p w14:paraId="1FEA47D4" w14:textId="77777777" w:rsidR="007A129F" w:rsidRDefault="007A129F" w:rsidP="008B2E1C">
      <w:pPr>
        <w:pStyle w:val="MTParagraph"/>
      </w:pPr>
      <w:r>
        <w:t xml:space="preserve">The following revisions were made to </w:t>
      </w:r>
      <w:r w:rsidR="00ED0839">
        <w:t>t</w:t>
      </w:r>
      <w:r>
        <w:t>his document:</w:t>
      </w:r>
    </w:p>
    <w:p w14:paraId="1FEA47D5" w14:textId="77777777" w:rsidR="007A129F" w:rsidRPr="001D1F2D" w:rsidRDefault="007A129F" w:rsidP="007A129F"/>
    <w:tbl>
      <w:tblPr>
        <w:tblW w:w="9450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70"/>
        <w:gridCol w:w="4590"/>
        <w:gridCol w:w="2430"/>
        <w:gridCol w:w="1260"/>
      </w:tblGrid>
      <w:tr w:rsidR="00175949" w:rsidRPr="00175949" w14:paraId="1FEA47DA" w14:textId="77777777" w:rsidTr="00146AFF">
        <w:trPr>
          <w:trHeight w:val="333"/>
        </w:trPr>
        <w:tc>
          <w:tcPr>
            <w:tcW w:w="117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C0504D" w:themeFill="accent2"/>
            <w:vAlign w:val="center"/>
          </w:tcPr>
          <w:p w14:paraId="1FEA47D6" w14:textId="77777777" w:rsidR="008B2E1C" w:rsidRPr="00175949" w:rsidRDefault="008B2E1C" w:rsidP="00915C67">
            <w:pPr>
              <w:jc w:val="center"/>
              <w:rPr>
                <w:b/>
                <w:color w:val="FFFFFF" w:themeColor="background1"/>
                <w:szCs w:val="23"/>
              </w:rPr>
            </w:pPr>
            <w:r w:rsidRPr="00175949">
              <w:rPr>
                <w:b/>
                <w:color w:val="FFFFFF" w:themeColor="background1"/>
                <w:szCs w:val="23"/>
              </w:rPr>
              <w:t>Version</w:t>
            </w:r>
          </w:p>
        </w:tc>
        <w:tc>
          <w:tcPr>
            <w:tcW w:w="459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C0504D" w:themeFill="accent2"/>
            <w:vAlign w:val="center"/>
          </w:tcPr>
          <w:p w14:paraId="1FEA47D7" w14:textId="77777777" w:rsidR="008B2E1C" w:rsidRPr="00175949" w:rsidRDefault="008B2E1C" w:rsidP="00915C67">
            <w:pPr>
              <w:jc w:val="center"/>
              <w:rPr>
                <w:b/>
                <w:color w:val="FFFFFF" w:themeColor="background1"/>
                <w:szCs w:val="23"/>
              </w:rPr>
            </w:pPr>
            <w:r w:rsidRPr="00175949">
              <w:rPr>
                <w:b/>
                <w:color w:val="FFFFFF" w:themeColor="background1"/>
                <w:szCs w:val="23"/>
              </w:rPr>
              <w:t>Describe Changes</w:t>
            </w:r>
          </w:p>
        </w:tc>
        <w:tc>
          <w:tcPr>
            <w:tcW w:w="243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C0504D" w:themeFill="accent2"/>
            <w:vAlign w:val="center"/>
          </w:tcPr>
          <w:p w14:paraId="1FEA47D8" w14:textId="77777777" w:rsidR="008B2E1C" w:rsidRPr="00175949" w:rsidRDefault="008B2E1C" w:rsidP="00915C67">
            <w:pPr>
              <w:jc w:val="center"/>
              <w:rPr>
                <w:b/>
                <w:color w:val="FFFFFF" w:themeColor="background1"/>
                <w:szCs w:val="23"/>
              </w:rPr>
            </w:pPr>
            <w:r w:rsidRPr="00175949">
              <w:rPr>
                <w:b/>
                <w:color w:val="FFFFFF" w:themeColor="background1"/>
                <w:szCs w:val="23"/>
              </w:rPr>
              <w:t>Author</w:t>
            </w:r>
          </w:p>
        </w:tc>
        <w:tc>
          <w:tcPr>
            <w:tcW w:w="126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C0504D" w:themeFill="accent2"/>
            <w:vAlign w:val="center"/>
          </w:tcPr>
          <w:p w14:paraId="1FEA47D9" w14:textId="77777777" w:rsidR="008B2E1C" w:rsidRPr="00175949" w:rsidRDefault="008B2E1C" w:rsidP="00915C67">
            <w:pPr>
              <w:jc w:val="center"/>
              <w:rPr>
                <w:b/>
                <w:color w:val="FFFFFF" w:themeColor="background1"/>
                <w:szCs w:val="23"/>
              </w:rPr>
            </w:pPr>
            <w:r w:rsidRPr="00175949">
              <w:rPr>
                <w:b/>
                <w:color w:val="FFFFFF" w:themeColor="background1"/>
                <w:szCs w:val="23"/>
              </w:rPr>
              <w:t>Date</w:t>
            </w:r>
          </w:p>
        </w:tc>
      </w:tr>
      <w:tr w:rsidR="008B2E1C" w:rsidRPr="00842770" w14:paraId="1FEA47DF" w14:textId="77777777" w:rsidTr="00915C67">
        <w:trPr>
          <w:trHeight w:val="333"/>
        </w:trPr>
        <w:tc>
          <w:tcPr>
            <w:tcW w:w="1170" w:type="dxa"/>
            <w:vAlign w:val="center"/>
          </w:tcPr>
          <w:p w14:paraId="1FEA47DB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  <w:r>
              <w:rPr>
                <w:color w:val="auto"/>
                <w:szCs w:val="23"/>
              </w:rPr>
              <w:t>V0</w:t>
            </w:r>
          </w:p>
        </w:tc>
        <w:tc>
          <w:tcPr>
            <w:tcW w:w="4590" w:type="dxa"/>
            <w:vAlign w:val="center"/>
          </w:tcPr>
          <w:p w14:paraId="1FEA47DC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  <w:r>
              <w:rPr>
                <w:color w:val="auto"/>
                <w:szCs w:val="23"/>
              </w:rPr>
              <w:t>Original Draft</w:t>
            </w:r>
          </w:p>
        </w:tc>
        <w:tc>
          <w:tcPr>
            <w:tcW w:w="2430" w:type="dxa"/>
            <w:vAlign w:val="center"/>
          </w:tcPr>
          <w:p w14:paraId="1FEA47DD" w14:textId="77777777" w:rsidR="008B2E1C" w:rsidRPr="00842770" w:rsidRDefault="008F2D09" w:rsidP="00915C67">
            <w:pPr>
              <w:rPr>
                <w:color w:val="auto"/>
                <w:szCs w:val="23"/>
              </w:rPr>
            </w:pPr>
            <w:r>
              <w:rPr>
                <w:color w:val="auto"/>
                <w:szCs w:val="23"/>
              </w:rPr>
              <w:t>Andres Baldessari</w:t>
            </w:r>
          </w:p>
        </w:tc>
        <w:tc>
          <w:tcPr>
            <w:tcW w:w="1260" w:type="dxa"/>
            <w:vAlign w:val="center"/>
          </w:tcPr>
          <w:p w14:paraId="1FEA47DE" w14:textId="77777777" w:rsidR="008B2E1C" w:rsidRPr="00842770" w:rsidRDefault="008F2D09" w:rsidP="00915C67">
            <w:pPr>
              <w:rPr>
                <w:color w:val="auto"/>
                <w:szCs w:val="23"/>
              </w:rPr>
            </w:pPr>
            <w:r>
              <w:rPr>
                <w:color w:val="auto"/>
                <w:szCs w:val="23"/>
              </w:rPr>
              <w:t>08/12/14</w:t>
            </w:r>
          </w:p>
        </w:tc>
      </w:tr>
      <w:tr w:rsidR="008B2E1C" w:rsidRPr="00842770" w14:paraId="1FEA47E4" w14:textId="77777777" w:rsidTr="00915C67">
        <w:trPr>
          <w:trHeight w:val="333"/>
        </w:trPr>
        <w:tc>
          <w:tcPr>
            <w:tcW w:w="1170" w:type="dxa"/>
            <w:vAlign w:val="center"/>
          </w:tcPr>
          <w:p w14:paraId="1FEA47E0" w14:textId="77777777" w:rsidR="008B2E1C" w:rsidRPr="00842770" w:rsidRDefault="00471916" w:rsidP="00915C67">
            <w:pPr>
              <w:rPr>
                <w:color w:val="auto"/>
                <w:szCs w:val="23"/>
              </w:rPr>
            </w:pPr>
            <w:r>
              <w:rPr>
                <w:color w:val="auto"/>
                <w:szCs w:val="23"/>
              </w:rPr>
              <w:t>V1</w:t>
            </w:r>
          </w:p>
        </w:tc>
        <w:tc>
          <w:tcPr>
            <w:tcW w:w="4590" w:type="dxa"/>
            <w:vAlign w:val="center"/>
          </w:tcPr>
          <w:p w14:paraId="1FEA47E1" w14:textId="77777777" w:rsidR="008B2E1C" w:rsidRPr="00842770" w:rsidRDefault="001C0AAE" w:rsidP="00915C67">
            <w:pPr>
              <w:rPr>
                <w:color w:val="auto"/>
                <w:szCs w:val="23"/>
              </w:rPr>
            </w:pPr>
            <w:r>
              <w:rPr>
                <w:color w:val="auto"/>
                <w:szCs w:val="23"/>
              </w:rPr>
              <w:t>Second Draft</w:t>
            </w:r>
          </w:p>
        </w:tc>
        <w:tc>
          <w:tcPr>
            <w:tcW w:w="2430" w:type="dxa"/>
            <w:vAlign w:val="center"/>
          </w:tcPr>
          <w:p w14:paraId="1FEA47E2" w14:textId="77777777" w:rsidR="008B2E1C" w:rsidRPr="00842770" w:rsidRDefault="00471916" w:rsidP="00915C67">
            <w:pPr>
              <w:rPr>
                <w:color w:val="auto"/>
                <w:szCs w:val="23"/>
              </w:rPr>
            </w:pPr>
            <w:r>
              <w:rPr>
                <w:color w:val="auto"/>
                <w:szCs w:val="23"/>
              </w:rPr>
              <w:t>Leonardo Pautasio</w:t>
            </w:r>
          </w:p>
        </w:tc>
        <w:tc>
          <w:tcPr>
            <w:tcW w:w="1260" w:type="dxa"/>
            <w:vAlign w:val="center"/>
          </w:tcPr>
          <w:p w14:paraId="1FEA47E3" w14:textId="77777777" w:rsidR="008B2E1C" w:rsidRPr="00842770" w:rsidRDefault="00471916" w:rsidP="00915C67">
            <w:pPr>
              <w:rPr>
                <w:color w:val="auto"/>
                <w:szCs w:val="23"/>
              </w:rPr>
            </w:pPr>
            <w:r>
              <w:rPr>
                <w:color w:val="auto"/>
                <w:szCs w:val="23"/>
              </w:rPr>
              <w:t>08/25/14</w:t>
            </w:r>
          </w:p>
        </w:tc>
      </w:tr>
      <w:tr w:rsidR="008B2E1C" w:rsidRPr="00842770" w14:paraId="1FEA47E9" w14:textId="77777777" w:rsidTr="00915C67">
        <w:trPr>
          <w:trHeight w:val="333"/>
        </w:trPr>
        <w:tc>
          <w:tcPr>
            <w:tcW w:w="1170" w:type="dxa"/>
            <w:vAlign w:val="center"/>
          </w:tcPr>
          <w:p w14:paraId="1FEA47E5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</w:p>
        </w:tc>
        <w:tc>
          <w:tcPr>
            <w:tcW w:w="4590" w:type="dxa"/>
            <w:vAlign w:val="center"/>
          </w:tcPr>
          <w:p w14:paraId="1FEA47E6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</w:p>
        </w:tc>
        <w:tc>
          <w:tcPr>
            <w:tcW w:w="2430" w:type="dxa"/>
            <w:vAlign w:val="center"/>
          </w:tcPr>
          <w:p w14:paraId="1FEA47E7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</w:p>
        </w:tc>
        <w:tc>
          <w:tcPr>
            <w:tcW w:w="1260" w:type="dxa"/>
            <w:vAlign w:val="center"/>
          </w:tcPr>
          <w:p w14:paraId="1FEA47E8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</w:p>
        </w:tc>
      </w:tr>
      <w:tr w:rsidR="008B2E1C" w:rsidRPr="00842770" w14:paraId="1FEA47EE" w14:textId="77777777" w:rsidTr="00915C67">
        <w:trPr>
          <w:trHeight w:val="333"/>
        </w:trPr>
        <w:tc>
          <w:tcPr>
            <w:tcW w:w="1170" w:type="dxa"/>
            <w:vAlign w:val="center"/>
          </w:tcPr>
          <w:p w14:paraId="1FEA47EA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</w:p>
        </w:tc>
        <w:tc>
          <w:tcPr>
            <w:tcW w:w="4590" w:type="dxa"/>
            <w:vAlign w:val="center"/>
          </w:tcPr>
          <w:p w14:paraId="1FEA47EB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</w:p>
        </w:tc>
        <w:tc>
          <w:tcPr>
            <w:tcW w:w="2430" w:type="dxa"/>
            <w:vAlign w:val="center"/>
          </w:tcPr>
          <w:p w14:paraId="1FEA47EC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</w:p>
        </w:tc>
        <w:tc>
          <w:tcPr>
            <w:tcW w:w="1260" w:type="dxa"/>
            <w:vAlign w:val="center"/>
          </w:tcPr>
          <w:p w14:paraId="1FEA47ED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</w:p>
        </w:tc>
      </w:tr>
      <w:tr w:rsidR="008B2E1C" w:rsidRPr="00842770" w14:paraId="1FEA47F3" w14:textId="77777777" w:rsidTr="00915C67">
        <w:trPr>
          <w:trHeight w:val="333"/>
        </w:trPr>
        <w:tc>
          <w:tcPr>
            <w:tcW w:w="1170" w:type="dxa"/>
            <w:vAlign w:val="center"/>
          </w:tcPr>
          <w:p w14:paraId="1FEA47EF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</w:p>
        </w:tc>
        <w:tc>
          <w:tcPr>
            <w:tcW w:w="4590" w:type="dxa"/>
            <w:vAlign w:val="center"/>
          </w:tcPr>
          <w:p w14:paraId="1FEA47F0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</w:p>
        </w:tc>
        <w:tc>
          <w:tcPr>
            <w:tcW w:w="2430" w:type="dxa"/>
            <w:vAlign w:val="center"/>
          </w:tcPr>
          <w:p w14:paraId="1FEA47F1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</w:p>
        </w:tc>
        <w:tc>
          <w:tcPr>
            <w:tcW w:w="1260" w:type="dxa"/>
            <w:vAlign w:val="center"/>
          </w:tcPr>
          <w:p w14:paraId="1FEA47F2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</w:p>
        </w:tc>
      </w:tr>
      <w:tr w:rsidR="008B2E1C" w:rsidRPr="00842770" w14:paraId="1FEA47F8" w14:textId="77777777" w:rsidTr="00915C67">
        <w:trPr>
          <w:trHeight w:val="333"/>
        </w:trPr>
        <w:tc>
          <w:tcPr>
            <w:tcW w:w="1170" w:type="dxa"/>
            <w:vAlign w:val="center"/>
          </w:tcPr>
          <w:p w14:paraId="1FEA47F4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</w:p>
        </w:tc>
        <w:tc>
          <w:tcPr>
            <w:tcW w:w="4590" w:type="dxa"/>
            <w:vAlign w:val="center"/>
          </w:tcPr>
          <w:p w14:paraId="1FEA47F5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</w:p>
        </w:tc>
        <w:tc>
          <w:tcPr>
            <w:tcW w:w="2430" w:type="dxa"/>
            <w:vAlign w:val="center"/>
          </w:tcPr>
          <w:p w14:paraId="1FEA47F6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</w:p>
        </w:tc>
        <w:tc>
          <w:tcPr>
            <w:tcW w:w="1260" w:type="dxa"/>
            <w:vAlign w:val="center"/>
          </w:tcPr>
          <w:p w14:paraId="1FEA47F7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</w:p>
        </w:tc>
      </w:tr>
      <w:tr w:rsidR="008B2E1C" w:rsidRPr="00842770" w14:paraId="1FEA47FD" w14:textId="77777777" w:rsidTr="00915C67">
        <w:trPr>
          <w:trHeight w:val="333"/>
        </w:trPr>
        <w:tc>
          <w:tcPr>
            <w:tcW w:w="1170" w:type="dxa"/>
            <w:vAlign w:val="center"/>
          </w:tcPr>
          <w:p w14:paraId="1FEA47F9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</w:p>
        </w:tc>
        <w:tc>
          <w:tcPr>
            <w:tcW w:w="4590" w:type="dxa"/>
            <w:vAlign w:val="center"/>
          </w:tcPr>
          <w:p w14:paraId="1FEA47FA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</w:p>
        </w:tc>
        <w:tc>
          <w:tcPr>
            <w:tcW w:w="2430" w:type="dxa"/>
            <w:vAlign w:val="center"/>
          </w:tcPr>
          <w:p w14:paraId="1FEA47FB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</w:p>
        </w:tc>
        <w:tc>
          <w:tcPr>
            <w:tcW w:w="1260" w:type="dxa"/>
            <w:vAlign w:val="center"/>
          </w:tcPr>
          <w:p w14:paraId="1FEA47FC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</w:p>
        </w:tc>
      </w:tr>
      <w:tr w:rsidR="008B2E1C" w:rsidRPr="00842770" w14:paraId="1FEA4802" w14:textId="77777777" w:rsidTr="00915C67">
        <w:trPr>
          <w:trHeight w:val="333"/>
        </w:trPr>
        <w:tc>
          <w:tcPr>
            <w:tcW w:w="1170" w:type="dxa"/>
            <w:vAlign w:val="center"/>
          </w:tcPr>
          <w:p w14:paraId="1FEA47FE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</w:p>
        </w:tc>
        <w:tc>
          <w:tcPr>
            <w:tcW w:w="4590" w:type="dxa"/>
            <w:vAlign w:val="center"/>
          </w:tcPr>
          <w:p w14:paraId="1FEA47FF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</w:p>
        </w:tc>
        <w:tc>
          <w:tcPr>
            <w:tcW w:w="2430" w:type="dxa"/>
            <w:vAlign w:val="center"/>
          </w:tcPr>
          <w:p w14:paraId="1FEA4800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</w:p>
        </w:tc>
        <w:tc>
          <w:tcPr>
            <w:tcW w:w="1260" w:type="dxa"/>
            <w:vAlign w:val="center"/>
          </w:tcPr>
          <w:p w14:paraId="1FEA4801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</w:p>
        </w:tc>
      </w:tr>
      <w:tr w:rsidR="008B2E1C" w:rsidRPr="00842770" w14:paraId="1FEA4807" w14:textId="77777777" w:rsidTr="00915C67">
        <w:trPr>
          <w:trHeight w:val="333"/>
        </w:trPr>
        <w:tc>
          <w:tcPr>
            <w:tcW w:w="1170" w:type="dxa"/>
            <w:vAlign w:val="center"/>
          </w:tcPr>
          <w:p w14:paraId="1FEA4803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</w:p>
        </w:tc>
        <w:tc>
          <w:tcPr>
            <w:tcW w:w="4590" w:type="dxa"/>
            <w:vAlign w:val="center"/>
          </w:tcPr>
          <w:p w14:paraId="1FEA4804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</w:p>
        </w:tc>
        <w:tc>
          <w:tcPr>
            <w:tcW w:w="2430" w:type="dxa"/>
            <w:vAlign w:val="center"/>
          </w:tcPr>
          <w:p w14:paraId="1FEA4805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</w:p>
        </w:tc>
        <w:tc>
          <w:tcPr>
            <w:tcW w:w="1260" w:type="dxa"/>
            <w:vAlign w:val="center"/>
          </w:tcPr>
          <w:p w14:paraId="1FEA4806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</w:p>
        </w:tc>
      </w:tr>
      <w:tr w:rsidR="008B2E1C" w:rsidRPr="00842770" w14:paraId="1FEA480C" w14:textId="77777777" w:rsidTr="00915C67">
        <w:trPr>
          <w:trHeight w:val="333"/>
        </w:trPr>
        <w:tc>
          <w:tcPr>
            <w:tcW w:w="1170" w:type="dxa"/>
            <w:vAlign w:val="center"/>
          </w:tcPr>
          <w:p w14:paraId="1FEA4808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</w:p>
        </w:tc>
        <w:tc>
          <w:tcPr>
            <w:tcW w:w="4590" w:type="dxa"/>
            <w:vAlign w:val="center"/>
          </w:tcPr>
          <w:p w14:paraId="1FEA4809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</w:p>
        </w:tc>
        <w:tc>
          <w:tcPr>
            <w:tcW w:w="2430" w:type="dxa"/>
            <w:vAlign w:val="center"/>
          </w:tcPr>
          <w:p w14:paraId="1FEA480A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</w:p>
        </w:tc>
        <w:tc>
          <w:tcPr>
            <w:tcW w:w="1260" w:type="dxa"/>
            <w:vAlign w:val="center"/>
          </w:tcPr>
          <w:p w14:paraId="1FEA480B" w14:textId="77777777" w:rsidR="008B2E1C" w:rsidRPr="00842770" w:rsidRDefault="008B2E1C" w:rsidP="00915C67">
            <w:pPr>
              <w:rPr>
                <w:color w:val="auto"/>
                <w:szCs w:val="23"/>
              </w:rPr>
            </w:pPr>
          </w:p>
        </w:tc>
      </w:tr>
    </w:tbl>
    <w:p w14:paraId="1FEA480D" w14:textId="77777777" w:rsidR="007A129F" w:rsidRPr="00DA6630" w:rsidRDefault="007A129F" w:rsidP="007A129F"/>
    <w:p w14:paraId="1FEA480E" w14:textId="77777777" w:rsidR="002D60EF" w:rsidRDefault="002D60EF">
      <w:pPr>
        <w:rPr>
          <w:rFonts w:ascii="Arial Bold" w:hAnsi="Arial Bold"/>
          <w:iCs/>
          <w:caps/>
          <w:color w:val="919218"/>
          <w:spacing w:val="40"/>
          <w:kern w:val="18"/>
          <w:sz w:val="16"/>
          <w:szCs w:val="28"/>
        </w:rPr>
      </w:pPr>
      <w:r>
        <w:br w:type="page"/>
      </w:r>
    </w:p>
    <w:p w14:paraId="180ABBD4" w14:textId="68C6B2B2" w:rsidR="002B3E32" w:rsidRDefault="002862F3" w:rsidP="002862F3">
      <w:pPr>
        <w:pStyle w:val="Heading1"/>
      </w:pPr>
      <w:bookmarkStart w:id="4" w:name="_Toc398301024"/>
      <w:bookmarkEnd w:id="0"/>
      <w:bookmarkEnd w:id="1"/>
      <w:r>
        <w:lastRenderedPageBreak/>
        <w:t>Browsers Support</w:t>
      </w:r>
      <w:bookmarkEnd w:id="4"/>
    </w:p>
    <w:p w14:paraId="0818687C" w14:textId="469EBBFE" w:rsidR="002B3E32" w:rsidRDefault="002B3E32" w:rsidP="002B3E32">
      <w:pPr>
        <w:pStyle w:val="MTParagraph"/>
      </w:pPr>
      <w:r>
        <w:rPr>
          <w:b/>
          <w:sz w:val="24"/>
        </w:rPr>
        <w:t>Browser Compatibility</w:t>
      </w:r>
    </w:p>
    <w:p w14:paraId="45285730" w14:textId="1FF4BE30" w:rsidR="002B3E32" w:rsidRDefault="002B3E32" w:rsidP="002B3E32">
      <w:pPr>
        <w:pStyle w:val="ListParagraph"/>
        <w:numPr>
          <w:ilvl w:val="0"/>
          <w:numId w:val="11"/>
        </w:num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</w:pPr>
      <w:r>
        <w:t>Internet Explorer 9</w:t>
      </w:r>
    </w:p>
    <w:p w14:paraId="37A5A441" w14:textId="72B036A3" w:rsidR="002B3E32" w:rsidRDefault="002B3E32" w:rsidP="002B3E32">
      <w:pPr>
        <w:pStyle w:val="ListParagraph"/>
        <w:numPr>
          <w:ilvl w:val="0"/>
          <w:numId w:val="11"/>
        </w:num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</w:pPr>
      <w:r>
        <w:t>Internet Explorer 10</w:t>
      </w:r>
    </w:p>
    <w:p w14:paraId="689B26F4" w14:textId="6BB69D0B" w:rsidR="002B3E32" w:rsidRDefault="002B3E32" w:rsidP="002B3E32">
      <w:pPr>
        <w:pStyle w:val="ListParagraph"/>
        <w:numPr>
          <w:ilvl w:val="0"/>
          <w:numId w:val="11"/>
        </w:num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</w:pPr>
      <w:r>
        <w:t>Internet Explorer 11</w:t>
      </w:r>
    </w:p>
    <w:p w14:paraId="23325A93" w14:textId="207AEA20" w:rsidR="002B3E32" w:rsidRDefault="002B3E32" w:rsidP="002B3E32">
      <w:pPr>
        <w:pStyle w:val="ListParagraph"/>
        <w:numPr>
          <w:ilvl w:val="0"/>
          <w:numId w:val="11"/>
        </w:num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</w:pPr>
      <w:r>
        <w:t>Firefox (latest Windows version – 24.0)</w:t>
      </w:r>
    </w:p>
    <w:p w14:paraId="5DC97D83" w14:textId="612755FC" w:rsidR="002B3E32" w:rsidRDefault="002B3E32" w:rsidP="002B3E32">
      <w:pPr>
        <w:pStyle w:val="ListParagraph"/>
        <w:numPr>
          <w:ilvl w:val="0"/>
          <w:numId w:val="11"/>
        </w:num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</w:pPr>
      <w:r>
        <w:t>Chrome (latest Windows version – 30.0.1)</w:t>
      </w:r>
    </w:p>
    <w:p w14:paraId="15E0E8B4" w14:textId="3C33105A" w:rsidR="002B3E32" w:rsidRDefault="002B3E32" w:rsidP="002B3E32">
      <w:pPr>
        <w:pStyle w:val="ListParagraph"/>
        <w:numPr>
          <w:ilvl w:val="0"/>
          <w:numId w:val="11"/>
        </w:num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</w:pPr>
      <w:r>
        <w:t>Safari (latest Mac version – 7.0)</w:t>
      </w:r>
    </w:p>
    <w:p w14:paraId="704BFA42" w14:textId="77777777" w:rsidR="002B3E32" w:rsidRDefault="002B3E32" w:rsidP="002B3E32">
      <w:p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</w:pPr>
    </w:p>
    <w:p w14:paraId="2DCCB103" w14:textId="66F7AADD" w:rsidR="002B3E32" w:rsidRPr="002B3E32" w:rsidRDefault="002B3E32" w:rsidP="002B3E32">
      <w:p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  <w:rPr>
          <w:rFonts w:ascii="Calibri" w:eastAsia="Calibri" w:hAnsi="Calibri" w:cs="Calibri"/>
          <w:b/>
          <w:color w:val="auto"/>
          <w:kern w:val="24"/>
          <w:sz w:val="24"/>
          <w:szCs w:val="23"/>
        </w:rPr>
      </w:pPr>
      <w:r w:rsidRPr="002B3E32">
        <w:rPr>
          <w:rFonts w:ascii="Calibri" w:eastAsia="Calibri" w:hAnsi="Calibri" w:cs="Calibri"/>
          <w:b/>
          <w:color w:val="auto"/>
          <w:kern w:val="24"/>
          <w:sz w:val="24"/>
          <w:szCs w:val="23"/>
        </w:rPr>
        <w:t xml:space="preserve">Mobile Operating System Compatibility </w:t>
      </w:r>
    </w:p>
    <w:p w14:paraId="20AF7D75" w14:textId="1ED50CAC" w:rsidR="002B3E32" w:rsidRDefault="002B3E32" w:rsidP="002B3E32">
      <w:pPr>
        <w:pStyle w:val="ListParagraph"/>
        <w:numPr>
          <w:ilvl w:val="0"/>
          <w:numId w:val="12"/>
        </w:num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</w:pPr>
      <w:r>
        <w:t>Apple iOS 7 or greater</w:t>
      </w:r>
    </w:p>
    <w:p w14:paraId="53BED1FE" w14:textId="77777777" w:rsidR="002B3E32" w:rsidRDefault="002B3E32" w:rsidP="002B3E32">
      <w:pPr>
        <w:pStyle w:val="ListParagraph"/>
        <w:numPr>
          <w:ilvl w:val="0"/>
          <w:numId w:val="12"/>
        </w:num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</w:pPr>
      <w:r>
        <w:t>Android</w:t>
      </w:r>
    </w:p>
    <w:p w14:paraId="4B844F24" w14:textId="77777777" w:rsidR="002B3E32" w:rsidRDefault="002B3E32" w:rsidP="002B3E32">
      <w:pPr>
        <w:pStyle w:val="ListParagraph"/>
        <w:numPr>
          <w:ilvl w:val="1"/>
          <w:numId w:val="12"/>
        </w:num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</w:pPr>
      <w:r>
        <w:t>Ice Cream Sandwich</w:t>
      </w:r>
    </w:p>
    <w:p w14:paraId="75BC4693" w14:textId="77777777" w:rsidR="002B3E32" w:rsidRDefault="002B3E32" w:rsidP="002B3E32">
      <w:pPr>
        <w:pStyle w:val="ListParagraph"/>
        <w:numPr>
          <w:ilvl w:val="1"/>
          <w:numId w:val="12"/>
        </w:num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</w:pPr>
      <w:r>
        <w:t>Jellybean</w:t>
      </w:r>
    </w:p>
    <w:p w14:paraId="24A00BC9" w14:textId="3007F19F" w:rsidR="002B3E32" w:rsidRDefault="002B3E32" w:rsidP="002B3E32">
      <w:pPr>
        <w:pStyle w:val="ListParagraph"/>
        <w:numPr>
          <w:ilvl w:val="1"/>
          <w:numId w:val="12"/>
        </w:num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</w:pPr>
      <w:r>
        <w:t>Gingerbread</w:t>
      </w:r>
      <w:r>
        <w:br/>
      </w:r>
    </w:p>
    <w:p w14:paraId="2AF0EDE5" w14:textId="59EA0198" w:rsidR="002B3E32" w:rsidRPr="002B3E32" w:rsidRDefault="002B3E32" w:rsidP="002B3E32">
      <w:p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  <w:rPr>
          <w:rFonts w:ascii="Calibri" w:eastAsia="Calibri" w:hAnsi="Calibri" w:cs="Calibri"/>
          <w:b/>
          <w:color w:val="auto"/>
          <w:kern w:val="24"/>
          <w:sz w:val="24"/>
          <w:szCs w:val="23"/>
        </w:rPr>
      </w:pPr>
      <w:r w:rsidRPr="002B3E32">
        <w:rPr>
          <w:rFonts w:ascii="Calibri" w:eastAsia="Calibri" w:hAnsi="Calibri" w:cs="Calibri"/>
          <w:b/>
          <w:color w:val="auto"/>
          <w:kern w:val="24"/>
          <w:sz w:val="24"/>
          <w:szCs w:val="23"/>
        </w:rPr>
        <w:t xml:space="preserve">Targeted Mobile Devices </w:t>
      </w:r>
    </w:p>
    <w:p w14:paraId="4D4BD55A" w14:textId="77777777" w:rsidR="002B3E32" w:rsidRDefault="002B3E32" w:rsidP="002B3E32">
      <w:pPr>
        <w:pStyle w:val="ListParagraph"/>
        <w:numPr>
          <w:ilvl w:val="0"/>
          <w:numId w:val="13"/>
        </w:num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</w:pPr>
      <w:r>
        <w:t xml:space="preserve">Apple devices </w:t>
      </w:r>
    </w:p>
    <w:p w14:paraId="545D7EAF" w14:textId="77777777" w:rsidR="002B3E32" w:rsidRDefault="002B3E32" w:rsidP="002B3E32">
      <w:pPr>
        <w:pStyle w:val="ListParagraph"/>
        <w:numPr>
          <w:ilvl w:val="1"/>
          <w:numId w:val="13"/>
        </w:num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</w:pPr>
      <w:r>
        <w:t>iPhone 4s, 5c and 5s</w:t>
      </w:r>
    </w:p>
    <w:p w14:paraId="3AB8493B" w14:textId="6B4B62BF" w:rsidR="002B3E32" w:rsidRDefault="002B3E32" w:rsidP="002B3E32">
      <w:pPr>
        <w:pStyle w:val="ListParagraph"/>
        <w:numPr>
          <w:ilvl w:val="1"/>
          <w:numId w:val="13"/>
        </w:num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</w:pPr>
      <w:r>
        <w:t>iPad 3, 4 and mini</w:t>
      </w:r>
    </w:p>
    <w:p w14:paraId="4ADE391F" w14:textId="475116B6" w:rsidR="002B3E32" w:rsidRDefault="002B3E32" w:rsidP="002B3E32">
      <w:pPr>
        <w:pStyle w:val="ListParagraph"/>
        <w:numPr>
          <w:ilvl w:val="0"/>
          <w:numId w:val="13"/>
        </w:num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</w:pPr>
      <w:r>
        <w:t>Android devices (by resolution, includes phones and tablet)</w:t>
      </w:r>
    </w:p>
    <w:p w14:paraId="4A422830" w14:textId="46183279" w:rsidR="002B3E32" w:rsidRDefault="002B3E32" w:rsidP="002B3E32">
      <w:pPr>
        <w:pStyle w:val="ListParagraph"/>
        <w:numPr>
          <w:ilvl w:val="1"/>
          <w:numId w:val="13"/>
        </w:num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</w:pPr>
      <w:r>
        <w:t>480 x 800</w:t>
      </w:r>
    </w:p>
    <w:p w14:paraId="670C8FAE" w14:textId="295513D1" w:rsidR="002B3E32" w:rsidRDefault="002B3E32" w:rsidP="002B3E32">
      <w:pPr>
        <w:pStyle w:val="ListParagraph"/>
        <w:numPr>
          <w:ilvl w:val="1"/>
          <w:numId w:val="13"/>
        </w:num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</w:pPr>
      <w:r>
        <w:t>960 x 540</w:t>
      </w:r>
    </w:p>
    <w:p w14:paraId="67F0E2AC" w14:textId="3FE5F3D2" w:rsidR="002B3E32" w:rsidRDefault="002B3E32" w:rsidP="002B3E32">
      <w:pPr>
        <w:pStyle w:val="ListParagraph"/>
        <w:numPr>
          <w:ilvl w:val="1"/>
          <w:numId w:val="13"/>
        </w:num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</w:pPr>
      <w:r>
        <w:t>1280 x 720</w:t>
      </w:r>
    </w:p>
    <w:p w14:paraId="40DC96E7" w14:textId="77777777" w:rsidR="002B3E32" w:rsidRDefault="002B3E32" w:rsidP="002B3E32">
      <w:pPr>
        <w:pStyle w:val="ListParagraph"/>
        <w:numPr>
          <w:ilvl w:val="1"/>
          <w:numId w:val="13"/>
        </w:num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</w:pPr>
      <w:r>
        <w:t>800 x 1280</w:t>
      </w:r>
    </w:p>
    <w:p w14:paraId="24AB30E3" w14:textId="77777777" w:rsidR="00C87226" w:rsidRDefault="002B3E32" w:rsidP="002B3E32">
      <w:pPr>
        <w:pStyle w:val="ListParagraph"/>
        <w:numPr>
          <w:ilvl w:val="1"/>
          <w:numId w:val="13"/>
        </w:num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</w:pPr>
      <w:r>
        <w:t xml:space="preserve">1024 x 600 </w:t>
      </w:r>
    </w:p>
    <w:p w14:paraId="684981FE" w14:textId="77777777" w:rsidR="00C87226" w:rsidRDefault="00C87226" w:rsidP="00C87226">
      <w:p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</w:pPr>
    </w:p>
    <w:p w14:paraId="330B5F71" w14:textId="72B49FDB" w:rsidR="002B3E32" w:rsidRPr="002B3E32" w:rsidRDefault="00C87226" w:rsidP="00C87226">
      <w:p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</w:pPr>
      <w:r w:rsidRPr="00C87226">
        <w:rPr>
          <w:b/>
        </w:rPr>
        <w:t>Note</w:t>
      </w:r>
      <w:r>
        <w:t>: for the CMS, only supported browser is Chrome latest version. Desktop only.</w:t>
      </w:r>
      <w:r w:rsidR="002B3E32">
        <w:br w:type="page"/>
      </w:r>
    </w:p>
    <w:p w14:paraId="1FEA480F" w14:textId="4F560BB1" w:rsidR="001D1F2D" w:rsidRPr="00523A7C" w:rsidRDefault="005911D3" w:rsidP="00146AFF">
      <w:pPr>
        <w:pStyle w:val="Heading1"/>
      </w:pPr>
      <w:bookmarkStart w:id="5" w:name="_Toc398301025"/>
      <w:r>
        <w:lastRenderedPageBreak/>
        <w:t>Content Management System</w:t>
      </w:r>
      <w:bookmarkEnd w:id="5"/>
    </w:p>
    <w:p w14:paraId="1FEA4810" w14:textId="77777777" w:rsidR="008B2E1C" w:rsidRDefault="008B2E1C" w:rsidP="00C10EB2">
      <w:pPr>
        <w:pStyle w:val="Heading2"/>
      </w:pPr>
    </w:p>
    <w:p w14:paraId="1FEA4811" w14:textId="77777777" w:rsidR="00544C14" w:rsidRDefault="00544C14" w:rsidP="00544C14">
      <w:pPr>
        <w:pStyle w:val="Heading2"/>
      </w:pPr>
      <w:bookmarkStart w:id="6" w:name="_Toc398301026"/>
      <w:r>
        <w:t>Foundation</w:t>
      </w:r>
      <w:bookmarkEnd w:id="6"/>
    </w:p>
    <w:p w14:paraId="1FEA4812" w14:textId="77777777" w:rsidR="00544C14" w:rsidRPr="004C78B0" w:rsidRDefault="00544C14" w:rsidP="00544C14">
      <w:pPr>
        <w:pStyle w:val="MTParagraph"/>
        <w:rPr>
          <w:b/>
          <w:sz w:val="24"/>
        </w:rPr>
      </w:pPr>
      <w:r w:rsidRPr="004C78B0">
        <w:rPr>
          <w:b/>
          <w:sz w:val="24"/>
        </w:rPr>
        <w:t xml:space="preserve">User </w:t>
      </w:r>
      <w:r>
        <w:rPr>
          <w:b/>
          <w:sz w:val="24"/>
        </w:rPr>
        <w:t>Story 0</w:t>
      </w:r>
      <w:r w:rsidRPr="004C78B0">
        <w:rPr>
          <w:b/>
          <w:sz w:val="24"/>
        </w:rPr>
        <w:t xml:space="preserve"> </w:t>
      </w:r>
      <w:r>
        <w:rPr>
          <w:b/>
          <w:sz w:val="24"/>
        </w:rPr>
        <w:t>–</w:t>
      </w:r>
      <w:r w:rsidRPr="004C78B0">
        <w:rPr>
          <w:b/>
          <w:sz w:val="24"/>
        </w:rPr>
        <w:t xml:space="preserve"> </w:t>
      </w:r>
      <w:r>
        <w:rPr>
          <w:b/>
          <w:sz w:val="24"/>
        </w:rPr>
        <w:t>Basic Structure</w:t>
      </w:r>
    </w:p>
    <w:p w14:paraId="1FEA4813" w14:textId="77777777" w:rsidR="00544C14" w:rsidRDefault="00544C14" w:rsidP="00544C14">
      <w:pPr>
        <w:pStyle w:val="MTParagraph"/>
      </w:pPr>
      <w:r>
        <w:t>As a</w:t>
      </w:r>
      <w:r w:rsidR="00855897">
        <w:t>n</w:t>
      </w:r>
      <w:r>
        <w:t xml:space="preserve"> </w:t>
      </w:r>
      <w:r w:rsidR="00855897">
        <w:t>administrator</w:t>
      </w:r>
      <w:r>
        <w:t>, I want to see the basic structure of the page (header, menu, content, footer), so that I can navigate through the CMS.</w:t>
      </w:r>
    </w:p>
    <w:p w14:paraId="1FEA4814" w14:textId="77777777" w:rsidR="00544C14" w:rsidRDefault="00544C14" w:rsidP="00544C14">
      <w:pPr>
        <w:pStyle w:val="MTParagraph"/>
        <w:numPr>
          <w:ilvl w:val="0"/>
          <w:numId w:val="9"/>
        </w:numPr>
      </w:pPr>
      <w:r w:rsidRPr="004C78B0">
        <w:t>Description</w:t>
      </w:r>
      <w:r>
        <w:t xml:space="preserve">: </w:t>
      </w:r>
    </w:p>
    <w:p w14:paraId="1FEA4815" w14:textId="77777777" w:rsidR="00544C14" w:rsidRDefault="00544C14" w:rsidP="00544C14">
      <w:pPr>
        <w:pStyle w:val="MTParagraph"/>
        <w:numPr>
          <w:ilvl w:val="1"/>
          <w:numId w:val="9"/>
        </w:numPr>
      </w:pPr>
      <w:r>
        <w:t>Header must include</w:t>
      </w:r>
      <w:r w:rsidR="00855897">
        <w:t xml:space="preserve"> the</w:t>
      </w:r>
      <w:r>
        <w:t xml:space="preserve"> Plus54 logo.</w:t>
      </w:r>
    </w:p>
    <w:p w14:paraId="1FEA4816" w14:textId="77777777" w:rsidR="00544C14" w:rsidRDefault="00544C14" w:rsidP="00544C14">
      <w:pPr>
        <w:pStyle w:val="MTParagraph"/>
        <w:numPr>
          <w:ilvl w:val="1"/>
          <w:numId w:val="9"/>
        </w:numPr>
      </w:pPr>
      <w:r>
        <w:t xml:space="preserve">Menu </w:t>
      </w:r>
      <w:r w:rsidR="00855897">
        <w:t>must display the following items:</w:t>
      </w:r>
    </w:p>
    <w:p w14:paraId="1FEA4817" w14:textId="77777777" w:rsidR="00DB5D68" w:rsidRDefault="00DB5D68" w:rsidP="00DB5D68">
      <w:pPr>
        <w:pStyle w:val="MTParagraph"/>
        <w:numPr>
          <w:ilvl w:val="2"/>
          <w:numId w:val="9"/>
        </w:numPr>
      </w:pPr>
      <w:r>
        <w:t>Projects: links to the projects lists</w:t>
      </w:r>
      <w:r w:rsidR="00C91873">
        <w:t xml:space="preserve"> admin</w:t>
      </w:r>
      <w:r>
        <w:t xml:space="preserve"> page.</w:t>
      </w:r>
    </w:p>
    <w:p w14:paraId="1FEA4818" w14:textId="77777777" w:rsidR="00DB5D68" w:rsidRDefault="00DB5D68" w:rsidP="00DB5D68">
      <w:pPr>
        <w:pStyle w:val="MTParagraph"/>
        <w:numPr>
          <w:ilvl w:val="2"/>
          <w:numId w:val="9"/>
        </w:numPr>
      </w:pPr>
      <w:r>
        <w:t>Properties: opens submenu.</w:t>
      </w:r>
    </w:p>
    <w:p w14:paraId="1FEA4819" w14:textId="58E95859" w:rsidR="00544C14" w:rsidRDefault="00954C61" w:rsidP="00DB5D68">
      <w:pPr>
        <w:pStyle w:val="MTParagraph"/>
        <w:numPr>
          <w:ilvl w:val="3"/>
          <w:numId w:val="9"/>
        </w:numPr>
      </w:pPr>
      <w:r>
        <w:t>Categories</w:t>
      </w:r>
      <w:r w:rsidR="00DB5D68">
        <w:t xml:space="preserve">: links to the </w:t>
      </w:r>
      <w:r>
        <w:t>Categories</w:t>
      </w:r>
      <w:r w:rsidR="00DB5D68">
        <w:t xml:space="preserve"> list</w:t>
      </w:r>
      <w:r w:rsidR="00C91873">
        <w:t xml:space="preserve"> admin</w:t>
      </w:r>
      <w:r w:rsidR="00DB5D68">
        <w:t xml:space="preserve"> page.</w:t>
      </w:r>
    </w:p>
    <w:p w14:paraId="1FEA481A" w14:textId="743E7E18" w:rsidR="00855897" w:rsidRDefault="00954C61" w:rsidP="00DB5D68">
      <w:pPr>
        <w:pStyle w:val="MTParagraph"/>
        <w:numPr>
          <w:ilvl w:val="3"/>
          <w:numId w:val="9"/>
        </w:numPr>
      </w:pPr>
      <w:r>
        <w:t>Types of Projects</w:t>
      </w:r>
      <w:r w:rsidR="00DB5D68">
        <w:t xml:space="preserve">: links to the </w:t>
      </w:r>
      <w:r>
        <w:t>Types of Projects</w:t>
      </w:r>
      <w:r w:rsidR="00DB5D68">
        <w:t xml:space="preserve"> list</w:t>
      </w:r>
      <w:r w:rsidR="00C91873">
        <w:t xml:space="preserve"> admin</w:t>
      </w:r>
      <w:r w:rsidR="00DB5D68">
        <w:t xml:space="preserve"> page.</w:t>
      </w:r>
    </w:p>
    <w:p w14:paraId="1FEA481B" w14:textId="77777777" w:rsidR="00855897" w:rsidRDefault="00855897" w:rsidP="00DB5D68">
      <w:pPr>
        <w:pStyle w:val="MTParagraph"/>
        <w:numPr>
          <w:ilvl w:val="3"/>
          <w:numId w:val="9"/>
        </w:numPr>
      </w:pPr>
      <w:r>
        <w:t>Technologies</w:t>
      </w:r>
      <w:r w:rsidR="00DB5D68">
        <w:t xml:space="preserve">: links to the technologies list </w:t>
      </w:r>
      <w:r w:rsidR="00C91873">
        <w:t xml:space="preserve">admin </w:t>
      </w:r>
      <w:r w:rsidR="00DB5D68">
        <w:t>page.</w:t>
      </w:r>
    </w:p>
    <w:p w14:paraId="1FEA481C" w14:textId="77777777" w:rsidR="00855897" w:rsidRDefault="00855897" w:rsidP="00DB5D68">
      <w:pPr>
        <w:pStyle w:val="MTParagraph"/>
        <w:numPr>
          <w:ilvl w:val="3"/>
          <w:numId w:val="9"/>
        </w:numPr>
      </w:pPr>
      <w:r>
        <w:t>Social Media</w:t>
      </w:r>
      <w:r w:rsidR="00DB5D68">
        <w:t>: links to the social media items list</w:t>
      </w:r>
      <w:r w:rsidR="00C91873">
        <w:t xml:space="preserve"> admin</w:t>
      </w:r>
      <w:r w:rsidR="00DB5D68">
        <w:t xml:space="preserve"> page.</w:t>
      </w:r>
    </w:p>
    <w:p w14:paraId="1FEA481D" w14:textId="77777777" w:rsidR="00855897" w:rsidRDefault="00855897" w:rsidP="00544C14">
      <w:pPr>
        <w:pStyle w:val="MTParagraph"/>
        <w:numPr>
          <w:ilvl w:val="2"/>
          <w:numId w:val="9"/>
        </w:numPr>
      </w:pPr>
      <w:r>
        <w:t>Sign Out</w:t>
      </w:r>
      <w:r w:rsidR="00DB5D68">
        <w:t>: logs the user out.</w:t>
      </w:r>
    </w:p>
    <w:p w14:paraId="1FEA481E" w14:textId="77777777" w:rsidR="00125EBA" w:rsidRDefault="00544C14" w:rsidP="00125EBA">
      <w:pPr>
        <w:pStyle w:val="MTParagraph"/>
        <w:numPr>
          <w:ilvl w:val="1"/>
          <w:numId w:val="9"/>
        </w:numPr>
      </w:pPr>
      <w:r>
        <w:t xml:space="preserve">Footer </w:t>
      </w:r>
      <w:r w:rsidR="00855897">
        <w:t>must display “</w:t>
      </w:r>
      <w:r w:rsidR="00DB5D68">
        <w:t xml:space="preserve">© </w:t>
      </w:r>
      <w:r w:rsidRPr="00544C14">
        <w:t xml:space="preserve">Copyright 2014 </w:t>
      </w:r>
      <w:r>
        <w:t>–</w:t>
      </w:r>
      <w:r w:rsidRPr="00544C14">
        <w:t xml:space="preserve"> </w:t>
      </w:r>
      <w:r>
        <w:t>Plus 54</w:t>
      </w:r>
      <w:r w:rsidR="00855897">
        <w:t>”.</w:t>
      </w:r>
      <w:r w:rsidR="00DB5D68">
        <w:t xml:space="preserve"> </w:t>
      </w:r>
    </w:p>
    <w:p w14:paraId="1FEA481F" w14:textId="77777777" w:rsidR="00125EBA" w:rsidRDefault="00125EBA" w:rsidP="00125EBA">
      <w:pPr>
        <w:pStyle w:val="MTParagraph"/>
        <w:numPr>
          <w:ilvl w:val="0"/>
          <w:numId w:val="9"/>
        </w:numPr>
      </w:pPr>
      <w:r>
        <w:t>Pre-conditions:</w:t>
      </w:r>
    </w:p>
    <w:p w14:paraId="1FEA4820" w14:textId="77777777" w:rsidR="00544C14" w:rsidRDefault="00125EBA" w:rsidP="00125EBA">
      <w:pPr>
        <w:pStyle w:val="MTParagraph"/>
        <w:numPr>
          <w:ilvl w:val="1"/>
          <w:numId w:val="9"/>
        </w:numPr>
      </w:pPr>
      <w:r>
        <w:t>User must be logged in.</w:t>
      </w:r>
    </w:p>
    <w:p w14:paraId="1FEA4821" w14:textId="77777777" w:rsidR="00C91873" w:rsidRDefault="00C91873" w:rsidP="00C91873">
      <w:pPr>
        <w:pStyle w:val="MTParagraph"/>
        <w:ind w:left="1440"/>
      </w:pPr>
    </w:p>
    <w:p w14:paraId="1FEA4822" w14:textId="77777777" w:rsidR="00544C14" w:rsidRPr="00544C14" w:rsidRDefault="00544C14" w:rsidP="00544C14"/>
    <w:p w14:paraId="1FEA4823" w14:textId="77777777" w:rsidR="001D1F2D" w:rsidRDefault="003F173E" w:rsidP="00C10EB2">
      <w:pPr>
        <w:pStyle w:val="Heading2"/>
      </w:pPr>
      <w:bookmarkStart w:id="7" w:name="_Toc398301027"/>
      <w:r>
        <w:t>Log</w:t>
      </w:r>
      <w:r w:rsidR="000761CC">
        <w:t>i</w:t>
      </w:r>
      <w:r w:rsidR="00195609">
        <w:t>n and L</w:t>
      </w:r>
      <w:r>
        <w:t>og</w:t>
      </w:r>
      <w:r w:rsidR="0039762D">
        <w:t>out</w:t>
      </w:r>
      <w:bookmarkEnd w:id="7"/>
    </w:p>
    <w:p w14:paraId="1FEA4824" w14:textId="77777777" w:rsidR="001056C7" w:rsidRPr="004C78B0" w:rsidRDefault="0039762D" w:rsidP="008B2E1C">
      <w:pPr>
        <w:pStyle w:val="MTParagraph"/>
        <w:rPr>
          <w:b/>
          <w:sz w:val="24"/>
        </w:rPr>
      </w:pPr>
      <w:r w:rsidRPr="004C78B0">
        <w:rPr>
          <w:b/>
          <w:sz w:val="24"/>
        </w:rPr>
        <w:t xml:space="preserve">User </w:t>
      </w:r>
      <w:r w:rsidR="002D741A">
        <w:rPr>
          <w:b/>
          <w:sz w:val="24"/>
        </w:rPr>
        <w:t xml:space="preserve">Story </w:t>
      </w:r>
      <w:r w:rsidRPr="004C78B0">
        <w:rPr>
          <w:b/>
          <w:sz w:val="24"/>
        </w:rPr>
        <w:t>1</w:t>
      </w:r>
      <w:r w:rsidR="003F173E" w:rsidRPr="004C78B0">
        <w:rPr>
          <w:b/>
          <w:sz w:val="24"/>
        </w:rPr>
        <w:t>.1</w:t>
      </w:r>
      <w:r w:rsidRPr="004C78B0">
        <w:rPr>
          <w:b/>
          <w:sz w:val="24"/>
        </w:rPr>
        <w:t xml:space="preserve"> - CMS </w:t>
      </w:r>
      <w:r w:rsidR="003F173E" w:rsidRPr="004C78B0">
        <w:rPr>
          <w:b/>
          <w:sz w:val="24"/>
        </w:rPr>
        <w:t>Logi</w:t>
      </w:r>
      <w:r w:rsidR="00915C67" w:rsidRPr="004C78B0">
        <w:rPr>
          <w:b/>
          <w:sz w:val="24"/>
        </w:rPr>
        <w:t>n</w:t>
      </w:r>
    </w:p>
    <w:p w14:paraId="1FEA4825" w14:textId="77777777" w:rsidR="0039762D" w:rsidRDefault="008F2D09" w:rsidP="0039762D">
      <w:pPr>
        <w:pStyle w:val="MTParagraph"/>
      </w:pPr>
      <w:r>
        <w:t xml:space="preserve">As an </w:t>
      </w:r>
      <w:r w:rsidR="0039762D">
        <w:t xml:space="preserve">administrator, </w:t>
      </w:r>
      <w:r>
        <w:t xml:space="preserve">I </w:t>
      </w:r>
      <w:r w:rsidR="0039762D">
        <w:t xml:space="preserve">want to </w:t>
      </w:r>
      <w:r w:rsidR="003F173E">
        <w:t>log</w:t>
      </w:r>
      <w:r w:rsidR="00915C67">
        <w:t>in</w:t>
      </w:r>
      <w:r w:rsidR="003F173E">
        <w:t xml:space="preserve"> </w:t>
      </w:r>
      <w:r w:rsidR="0039762D">
        <w:t xml:space="preserve">to the CMS so that I can administrate the </w:t>
      </w:r>
      <w:r w:rsidR="00171229">
        <w:t>portfolio</w:t>
      </w:r>
      <w:r w:rsidR="0039762D">
        <w:t>’s content.</w:t>
      </w:r>
    </w:p>
    <w:p w14:paraId="1FEA4826" w14:textId="77777777" w:rsidR="00A44B67" w:rsidRDefault="0039762D" w:rsidP="004C78B0">
      <w:pPr>
        <w:pStyle w:val="MTParagraph"/>
        <w:numPr>
          <w:ilvl w:val="0"/>
          <w:numId w:val="9"/>
        </w:numPr>
      </w:pPr>
      <w:r w:rsidRPr="004C78B0">
        <w:t>Description</w:t>
      </w:r>
    </w:p>
    <w:p w14:paraId="1FEA4827" w14:textId="77777777" w:rsidR="0039762D" w:rsidRDefault="00A44B67" w:rsidP="00A44B67">
      <w:pPr>
        <w:pStyle w:val="MTParagraph"/>
        <w:numPr>
          <w:ilvl w:val="1"/>
          <w:numId w:val="9"/>
        </w:numPr>
      </w:pPr>
      <w:r>
        <w:lastRenderedPageBreak/>
        <w:t>W</w:t>
      </w:r>
      <w:r w:rsidR="0039762D">
        <w:t xml:space="preserve">hen the user goes to the CMS section of the site, if they are not logged in, they will be asked to log in </w:t>
      </w:r>
      <w:r w:rsidR="004C78B0">
        <w:t>by submitting a form.</w:t>
      </w:r>
    </w:p>
    <w:p w14:paraId="4CB89575" w14:textId="69D79407" w:rsidR="00AD6CE3" w:rsidRDefault="00AD6CE3" w:rsidP="00A44B67">
      <w:pPr>
        <w:pStyle w:val="MTParagraph"/>
        <w:numPr>
          <w:ilvl w:val="1"/>
          <w:numId w:val="9"/>
        </w:numPr>
        <w:rPr>
          <w:ins w:id="8" w:author="Author"/>
        </w:rPr>
      </w:pPr>
      <w:ins w:id="9" w:author="Author">
        <w:r>
          <w:t>Nice to have: user will login using their domain credentials.</w:t>
        </w:r>
      </w:ins>
      <w:r w:rsidR="00B74B8B">
        <w:t xml:space="preserve"> </w:t>
      </w:r>
    </w:p>
    <w:p w14:paraId="1FEA4828" w14:textId="77777777" w:rsidR="004C78B0" w:rsidRDefault="004C78B0" w:rsidP="004C78B0">
      <w:pPr>
        <w:pStyle w:val="MTParagraph"/>
        <w:numPr>
          <w:ilvl w:val="0"/>
          <w:numId w:val="9"/>
        </w:numPr>
      </w:pPr>
      <w:r>
        <w:t>Pre</w:t>
      </w:r>
      <w:r w:rsidR="00B615CD">
        <w:t>-</w:t>
      </w:r>
      <w:r w:rsidR="003A1455">
        <w:t>conditions</w:t>
      </w:r>
    </w:p>
    <w:p w14:paraId="1FEA4829" w14:textId="77777777" w:rsidR="004C78B0" w:rsidRDefault="004C78B0" w:rsidP="004C78B0">
      <w:pPr>
        <w:pStyle w:val="MTParagraph"/>
        <w:numPr>
          <w:ilvl w:val="1"/>
          <w:numId w:val="9"/>
        </w:numPr>
      </w:pPr>
      <w:r>
        <w:t>User must not be logged in.</w:t>
      </w:r>
    </w:p>
    <w:p w14:paraId="1FEA482A" w14:textId="77777777" w:rsidR="00C91873" w:rsidRDefault="00C91873" w:rsidP="00C91873">
      <w:pPr>
        <w:pStyle w:val="MTParagraph"/>
        <w:ind w:left="1440"/>
      </w:pPr>
    </w:p>
    <w:p w14:paraId="1FEA482B" w14:textId="77777777" w:rsidR="00171229" w:rsidRDefault="003A1455" w:rsidP="00171229">
      <w:pPr>
        <w:pStyle w:val="MTParagraph"/>
        <w:numPr>
          <w:ilvl w:val="0"/>
          <w:numId w:val="9"/>
        </w:numPr>
      </w:pPr>
      <w:r>
        <w:t>Login Page</w:t>
      </w:r>
    </w:p>
    <w:p w14:paraId="1FEA482C" w14:textId="77777777" w:rsidR="003A1455" w:rsidRDefault="003A1455" w:rsidP="003A1455">
      <w:pPr>
        <w:pStyle w:val="MTParagraph"/>
        <w:numPr>
          <w:ilvl w:val="1"/>
          <w:numId w:val="9"/>
        </w:numPr>
      </w:pPr>
      <w:r>
        <w:t>Form elements</w:t>
      </w:r>
    </w:p>
    <w:p w14:paraId="1FEA482D" w14:textId="77777777" w:rsidR="0039762D" w:rsidRDefault="00B41C44" w:rsidP="003A1455">
      <w:pPr>
        <w:pStyle w:val="MTParagraph"/>
        <w:numPr>
          <w:ilvl w:val="2"/>
          <w:numId w:val="9"/>
        </w:numPr>
      </w:pPr>
      <w:r>
        <w:t>Usern</w:t>
      </w:r>
      <w:r w:rsidR="0039762D">
        <w:t>ame:</w:t>
      </w:r>
      <w:r w:rsidR="007A4F8E">
        <w:t xml:space="preserve"> </w:t>
      </w:r>
      <w:r>
        <w:t xml:space="preserve">alphanumeric </w:t>
      </w:r>
      <w:r w:rsidR="007A4F8E">
        <w:t>text field. 40 characters long.</w:t>
      </w:r>
      <w:r w:rsidR="00081CFF">
        <w:t xml:space="preserve"> </w:t>
      </w:r>
      <w:r w:rsidR="00081CFF">
        <w:br/>
        <w:t xml:space="preserve">Placeholder: “Username”. </w:t>
      </w:r>
      <w:r w:rsidR="004D49CA">
        <w:t>Mandatory.</w:t>
      </w:r>
    </w:p>
    <w:p w14:paraId="1FEA482E" w14:textId="77777777" w:rsidR="0039762D" w:rsidRDefault="0039762D" w:rsidP="003A1455">
      <w:pPr>
        <w:pStyle w:val="MTParagraph"/>
        <w:numPr>
          <w:ilvl w:val="2"/>
          <w:numId w:val="9"/>
        </w:numPr>
      </w:pPr>
      <w:r>
        <w:t>Password:</w:t>
      </w:r>
      <w:r w:rsidR="007A4F8E">
        <w:t xml:space="preserve"> </w:t>
      </w:r>
      <w:r w:rsidR="00B41C44">
        <w:t xml:space="preserve">alphanumeric </w:t>
      </w:r>
      <w:r w:rsidR="007A4F8E">
        <w:t>password field. 25 characters long.</w:t>
      </w:r>
      <w:r w:rsidR="00081CFF">
        <w:t xml:space="preserve"> </w:t>
      </w:r>
      <w:r w:rsidR="00081CFF">
        <w:br/>
        <w:t>Placeholder: “Password”.</w:t>
      </w:r>
      <w:r w:rsidR="004D49CA">
        <w:t xml:space="preserve"> Mandatory.</w:t>
      </w:r>
    </w:p>
    <w:p w14:paraId="1FEA482F" w14:textId="77777777" w:rsidR="00B41C44" w:rsidRDefault="00081CFF" w:rsidP="003A1455">
      <w:pPr>
        <w:pStyle w:val="MTParagraph"/>
        <w:numPr>
          <w:ilvl w:val="2"/>
          <w:numId w:val="9"/>
        </w:numPr>
      </w:pPr>
      <w:r>
        <w:t>Sign in</w:t>
      </w:r>
      <w:r w:rsidR="00B41C44">
        <w:t>: button. Submits the form.</w:t>
      </w:r>
    </w:p>
    <w:p w14:paraId="1FEA4830" w14:textId="77777777" w:rsidR="00081CFF" w:rsidRDefault="003A1455" w:rsidP="003A1455">
      <w:pPr>
        <w:pStyle w:val="MTParagraph"/>
        <w:numPr>
          <w:ilvl w:val="1"/>
          <w:numId w:val="9"/>
        </w:numPr>
      </w:pPr>
      <w:r>
        <w:t>Validations</w:t>
      </w:r>
    </w:p>
    <w:p w14:paraId="1FEA4831" w14:textId="75BA9477" w:rsidR="00081CFF" w:rsidRDefault="00081CFF" w:rsidP="003A1455">
      <w:pPr>
        <w:pStyle w:val="MTParagraph"/>
        <w:numPr>
          <w:ilvl w:val="2"/>
          <w:numId w:val="9"/>
        </w:numPr>
      </w:pPr>
      <w:r>
        <w:t xml:space="preserve">Before form submission, validate that </w:t>
      </w:r>
      <w:r w:rsidR="004D49CA">
        <w:t xml:space="preserve">mandatory </w:t>
      </w:r>
      <w:r>
        <w:t>fields are not empty.</w:t>
      </w:r>
      <w:r w:rsidR="005C76D0">
        <w:t xml:space="preserve"> Error message: “Please, complete the fields marked with an asterisk”.</w:t>
      </w:r>
    </w:p>
    <w:p w14:paraId="1FEA4832" w14:textId="77777777" w:rsidR="00081CFF" w:rsidRDefault="00081CFF" w:rsidP="003A1455">
      <w:pPr>
        <w:pStyle w:val="MTParagraph"/>
        <w:numPr>
          <w:ilvl w:val="2"/>
          <w:numId w:val="9"/>
        </w:numPr>
      </w:pPr>
      <w:r>
        <w:t>After form submission</w:t>
      </w:r>
      <w:r w:rsidR="00B41C44">
        <w:t xml:space="preserve">, </w:t>
      </w:r>
      <w:r>
        <w:t xml:space="preserve">check for existing </w:t>
      </w:r>
      <w:r w:rsidR="00B41C44">
        <w:t xml:space="preserve">combination of username and password. </w:t>
      </w:r>
    </w:p>
    <w:p w14:paraId="1FEA4833" w14:textId="77777777" w:rsidR="00B41C44" w:rsidRDefault="00B41C44" w:rsidP="003A1455">
      <w:pPr>
        <w:pStyle w:val="MTParagraph"/>
        <w:numPr>
          <w:ilvl w:val="3"/>
          <w:numId w:val="9"/>
        </w:numPr>
      </w:pPr>
      <w:r>
        <w:t>I</w:t>
      </w:r>
      <w:r w:rsidR="00081CFF">
        <w:t>f the combination was found</w:t>
      </w:r>
      <w:r>
        <w:t>, the user will be taken to the CMS home page, or to the page that was originally requested.</w:t>
      </w:r>
    </w:p>
    <w:p w14:paraId="1FEA4834" w14:textId="77777777" w:rsidR="00081CFF" w:rsidRDefault="00081CFF" w:rsidP="003A1455">
      <w:pPr>
        <w:pStyle w:val="MTParagraph"/>
        <w:numPr>
          <w:ilvl w:val="3"/>
          <w:numId w:val="9"/>
        </w:numPr>
      </w:pPr>
      <w:r>
        <w:t>If the combination was not found, indicate the error through the following message: “</w:t>
      </w:r>
      <w:r w:rsidRPr="00081CFF">
        <w:t xml:space="preserve">The </w:t>
      </w:r>
      <w:r>
        <w:t>username</w:t>
      </w:r>
      <w:r w:rsidRPr="00081CFF">
        <w:t xml:space="preserve"> or password you entered is incorrect.</w:t>
      </w:r>
      <w:r>
        <w:t>”</w:t>
      </w:r>
    </w:p>
    <w:p w14:paraId="1FEA4835" w14:textId="77777777" w:rsidR="00C91873" w:rsidRDefault="003A1455" w:rsidP="00C91873">
      <w:pPr>
        <w:pStyle w:val="MTParagraph"/>
        <w:numPr>
          <w:ilvl w:val="0"/>
          <w:numId w:val="9"/>
        </w:numPr>
      </w:pPr>
      <w:r>
        <w:t>Post-conditions</w:t>
      </w:r>
    </w:p>
    <w:p w14:paraId="1FEA4836" w14:textId="77777777" w:rsidR="00C91873" w:rsidRDefault="00C91873" w:rsidP="00C91873">
      <w:pPr>
        <w:pStyle w:val="MTParagraph"/>
        <w:numPr>
          <w:ilvl w:val="1"/>
          <w:numId w:val="9"/>
        </w:numPr>
      </w:pPr>
      <w:r>
        <w:t>User logged in, if credentials are correct.</w:t>
      </w:r>
    </w:p>
    <w:p w14:paraId="1FEA4837" w14:textId="77777777" w:rsidR="00081CFF" w:rsidRPr="004C78B0" w:rsidRDefault="00081CFF" w:rsidP="00081CFF">
      <w:pPr>
        <w:pStyle w:val="MTParagraph"/>
        <w:rPr>
          <w:b/>
          <w:sz w:val="24"/>
        </w:rPr>
      </w:pPr>
      <w:r w:rsidRPr="004C78B0">
        <w:rPr>
          <w:b/>
          <w:sz w:val="24"/>
        </w:rPr>
        <w:br/>
      </w:r>
      <w:r w:rsidR="002D741A">
        <w:rPr>
          <w:b/>
          <w:sz w:val="24"/>
        </w:rPr>
        <w:t xml:space="preserve">User Story </w:t>
      </w:r>
      <w:r w:rsidR="003F173E" w:rsidRPr="004C78B0">
        <w:rPr>
          <w:b/>
          <w:sz w:val="24"/>
        </w:rPr>
        <w:t>1.</w:t>
      </w:r>
      <w:r w:rsidRPr="004C78B0">
        <w:rPr>
          <w:b/>
          <w:sz w:val="24"/>
        </w:rPr>
        <w:t xml:space="preserve">2 - CMS </w:t>
      </w:r>
      <w:r w:rsidR="003F173E" w:rsidRPr="004C78B0">
        <w:rPr>
          <w:b/>
          <w:sz w:val="24"/>
        </w:rPr>
        <w:t>Logo</w:t>
      </w:r>
      <w:r w:rsidR="00915C67" w:rsidRPr="004C78B0">
        <w:rPr>
          <w:b/>
          <w:sz w:val="24"/>
        </w:rPr>
        <w:t>ut</w:t>
      </w:r>
    </w:p>
    <w:p w14:paraId="1FEA4838" w14:textId="77777777" w:rsidR="00081CFF" w:rsidRDefault="00081CFF" w:rsidP="00081CFF">
      <w:pPr>
        <w:pStyle w:val="MTParagraph"/>
      </w:pPr>
      <w:r>
        <w:t xml:space="preserve">As an administrator, I want to </w:t>
      </w:r>
      <w:r w:rsidR="003F173E">
        <w:t>logo</w:t>
      </w:r>
      <w:r w:rsidR="00915C67">
        <w:t>ut</w:t>
      </w:r>
      <w:r>
        <w:t xml:space="preserve"> from the CMS so that no other can </w:t>
      </w:r>
      <w:r w:rsidR="00915C67">
        <w:t>use my account when I finished using the CMS.</w:t>
      </w:r>
    </w:p>
    <w:p w14:paraId="1FEA4839" w14:textId="77777777" w:rsidR="00A44B67" w:rsidRDefault="00081CFF" w:rsidP="00A44B67">
      <w:pPr>
        <w:pStyle w:val="MTParagraph"/>
        <w:numPr>
          <w:ilvl w:val="0"/>
          <w:numId w:val="9"/>
        </w:numPr>
      </w:pPr>
      <w:r w:rsidRPr="00A44B67">
        <w:lastRenderedPageBreak/>
        <w:t>Description</w:t>
      </w:r>
    </w:p>
    <w:p w14:paraId="15E7B6C3" w14:textId="21BC5CBF" w:rsidR="007E3AA9" w:rsidRDefault="007E3AA9" w:rsidP="007E3AA9">
      <w:pPr>
        <w:pStyle w:val="MTParagraph"/>
        <w:numPr>
          <w:ilvl w:val="1"/>
          <w:numId w:val="9"/>
        </w:numPr>
      </w:pPr>
      <w:del w:id="10" w:author="Author">
        <w:r>
          <w:delText>The</w:delText>
        </w:r>
      </w:del>
      <w:ins w:id="11" w:author="Author">
        <w:r>
          <w:t xml:space="preserve">Session will expire after </w:t>
        </w:r>
      </w:ins>
      <w:r>
        <w:t>20 minutes of inactivity</w:t>
      </w:r>
      <w:ins w:id="12" w:author="Author">
        <w:r>
          <w:t>. User will have to login again.</w:t>
        </w:r>
      </w:ins>
    </w:p>
    <w:p w14:paraId="1FEA483A" w14:textId="77777777" w:rsidR="00081CFF" w:rsidRDefault="00A44B67" w:rsidP="00A44B67">
      <w:pPr>
        <w:pStyle w:val="MTParagraph"/>
        <w:numPr>
          <w:ilvl w:val="1"/>
          <w:numId w:val="9"/>
        </w:numPr>
      </w:pPr>
      <w:r>
        <w:t>T</w:t>
      </w:r>
      <w:r w:rsidR="00915C67">
        <w:t xml:space="preserve">he user will be able to sign out from the CMS at any moment, through a link with the text “Sign out”. </w:t>
      </w:r>
      <w:r w:rsidR="00660B7F">
        <w:t>User will be taken to the Sign In page after they are logged out.</w:t>
      </w:r>
    </w:p>
    <w:p w14:paraId="1FEA483B" w14:textId="77777777" w:rsidR="004C78B0" w:rsidRDefault="004C78B0" w:rsidP="004C78B0">
      <w:pPr>
        <w:pStyle w:val="MTParagraph"/>
        <w:numPr>
          <w:ilvl w:val="0"/>
          <w:numId w:val="9"/>
        </w:numPr>
      </w:pPr>
      <w:r>
        <w:t>Pre</w:t>
      </w:r>
      <w:r w:rsidR="00B615CD">
        <w:t>-</w:t>
      </w:r>
      <w:r w:rsidR="003A1455">
        <w:t>conditions</w:t>
      </w:r>
    </w:p>
    <w:p w14:paraId="1FEA483C" w14:textId="77777777" w:rsidR="00125EBA" w:rsidRDefault="00125EBA" w:rsidP="00125EBA">
      <w:pPr>
        <w:pStyle w:val="MTParagraph"/>
        <w:numPr>
          <w:ilvl w:val="1"/>
          <w:numId w:val="9"/>
        </w:numPr>
      </w:pPr>
      <w:r>
        <w:t>User must be logged in.</w:t>
      </w:r>
    </w:p>
    <w:p w14:paraId="1FEA483D" w14:textId="77777777" w:rsidR="00C91873" w:rsidRDefault="003A1455" w:rsidP="00C91873">
      <w:pPr>
        <w:pStyle w:val="MTParagraph"/>
        <w:numPr>
          <w:ilvl w:val="0"/>
          <w:numId w:val="9"/>
        </w:numPr>
      </w:pPr>
      <w:r>
        <w:t>Post-conditions</w:t>
      </w:r>
    </w:p>
    <w:p w14:paraId="1FEA483F" w14:textId="7CF62829" w:rsidR="00C91873" w:rsidRPr="00C87226" w:rsidRDefault="00C91873" w:rsidP="00C87226">
      <w:pPr>
        <w:pStyle w:val="MTParagraph"/>
        <w:numPr>
          <w:ilvl w:val="1"/>
          <w:numId w:val="9"/>
        </w:numPr>
      </w:pPr>
      <w:r>
        <w:t>User logged out.</w:t>
      </w:r>
      <w:r>
        <w:br w:type="page"/>
      </w:r>
    </w:p>
    <w:p w14:paraId="1FEA4840" w14:textId="4A869A86" w:rsidR="005911D3" w:rsidRDefault="001C6B69" w:rsidP="005911D3">
      <w:pPr>
        <w:pStyle w:val="Heading2"/>
      </w:pPr>
      <w:bookmarkStart w:id="13" w:name="_Toc398301028"/>
      <w:r>
        <w:lastRenderedPageBreak/>
        <w:t xml:space="preserve">Categories, </w:t>
      </w:r>
      <w:r w:rsidR="001555A5" w:rsidRPr="005911D3">
        <w:t xml:space="preserve">Types </w:t>
      </w:r>
      <w:r w:rsidR="001555A5">
        <w:t xml:space="preserve">of </w:t>
      </w:r>
      <w:r w:rsidR="005911D3" w:rsidRPr="005911D3">
        <w:t>Project</w:t>
      </w:r>
      <w:r w:rsidR="001555A5">
        <w:t xml:space="preserve">s, </w:t>
      </w:r>
      <w:r w:rsidR="000761CC">
        <w:t>T</w:t>
      </w:r>
      <w:r w:rsidR="00B615CD">
        <w:t>echnologies</w:t>
      </w:r>
      <w:r w:rsidR="001555A5">
        <w:t xml:space="preserve"> and </w:t>
      </w:r>
      <w:r w:rsidR="000761CC">
        <w:t>S</w:t>
      </w:r>
      <w:r w:rsidR="001555A5">
        <w:t xml:space="preserve">ocial </w:t>
      </w:r>
      <w:r w:rsidR="000761CC">
        <w:t>M</w:t>
      </w:r>
      <w:r w:rsidR="001555A5">
        <w:t xml:space="preserve">edia </w:t>
      </w:r>
      <w:r w:rsidR="000761CC">
        <w:t>I</w:t>
      </w:r>
      <w:r w:rsidR="001555A5">
        <w:t>tems</w:t>
      </w:r>
      <w:r w:rsidR="00B615CD">
        <w:t xml:space="preserve"> </w:t>
      </w:r>
      <w:r w:rsidR="000761CC">
        <w:t>Administration P</w:t>
      </w:r>
      <w:r w:rsidR="00B41C44">
        <w:t>age</w:t>
      </w:r>
      <w:r w:rsidR="00B615CD">
        <w:t>s</w:t>
      </w:r>
      <w:bookmarkEnd w:id="13"/>
    </w:p>
    <w:p w14:paraId="1FEA4841" w14:textId="37D97FE3" w:rsidR="003F173E" w:rsidRPr="004C78B0" w:rsidRDefault="003F173E" w:rsidP="003F173E">
      <w:pPr>
        <w:pStyle w:val="MTParagraph"/>
        <w:rPr>
          <w:b/>
          <w:sz w:val="24"/>
        </w:rPr>
      </w:pPr>
      <w:r w:rsidRPr="004C78B0">
        <w:rPr>
          <w:b/>
          <w:sz w:val="24"/>
        </w:rPr>
        <w:t xml:space="preserve">User </w:t>
      </w:r>
      <w:r w:rsidR="002D741A">
        <w:rPr>
          <w:b/>
          <w:sz w:val="24"/>
        </w:rPr>
        <w:t xml:space="preserve">Story </w:t>
      </w:r>
      <w:r w:rsidRPr="004C78B0">
        <w:rPr>
          <w:b/>
          <w:sz w:val="24"/>
        </w:rPr>
        <w:t xml:space="preserve">2 - CMS </w:t>
      </w:r>
      <w:r w:rsidR="00954C61">
        <w:rPr>
          <w:b/>
          <w:sz w:val="24"/>
        </w:rPr>
        <w:t>Categories</w:t>
      </w:r>
      <w:r w:rsidRPr="004C78B0">
        <w:rPr>
          <w:b/>
          <w:sz w:val="24"/>
        </w:rPr>
        <w:t xml:space="preserve"> CRUD</w:t>
      </w:r>
    </w:p>
    <w:p w14:paraId="1FEA4842" w14:textId="1C44CE66" w:rsidR="003F173E" w:rsidRPr="003F173E" w:rsidRDefault="003F173E" w:rsidP="004C78B0">
      <w:pPr>
        <w:pStyle w:val="MTParagraph"/>
      </w:pPr>
      <w:r>
        <w:t>As an administrator,</w:t>
      </w:r>
      <w:r w:rsidR="00C91873">
        <w:t xml:space="preserve"> I want to create, edit, delete, </w:t>
      </w:r>
      <w:r>
        <w:t>list</w:t>
      </w:r>
      <w:r w:rsidR="00C91873">
        <w:t xml:space="preserve"> and search</w:t>
      </w:r>
      <w:r>
        <w:t xml:space="preserve"> </w:t>
      </w:r>
      <w:r w:rsidR="00954C61">
        <w:t>Categories</w:t>
      </w:r>
      <w:r>
        <w:t>, so they can be assigne</w:t>
      </w:r>
      <w:r w:rsidR="002D741A">
        <w:t>d to projects</w:t>
      </w:r>
      <w:r w:rsidR="00A04D63">
        <w:t xml:space="preserve"> from the Projects CRUD</w:t>
      </w:r>
      <w:r>
        <w:t>.</w:t>
      </w:r>
      <w:r>
        <w:tab/>
      </w:r>
    </w:p>
    <w:p w14:paraId="1FEA4843" w14:textId="77777777" w:rsidR="00B75C7E" w:rsidRDefault="003F173E" w:rsidP="00A44B67">
      <w:pPr>
        <w:pStyle w:val="MTParagraph"/>
        <w:numPr>
          <w:ilvl w:val="0"/>
          <w:numId w:val="9"/>
        </w:numPr>
      </w:pPr>
      <w:r w:rsidRPr="00A44B67">
        <w:t>Description</w:t>
      </w:r>
    </w:p>
    <w:p w14:paraId="1FEA4844" w14:textId="2136D23A" w:rsidR="004C78B0" w:rsidRDefault="00B75C7E" w:rsidP="00B75C7E">
      <w:pPr>
        <w:pStyle w:val="MTParagraph"/>
        <w:numPr>
          <w:ilvl w:val="1"/>
          <w:numId w:val="9"/>
        </w:numPr>
      </w:pPr>
      <w:r>
        <w:t>W</w:t>
      </w:r>
      <w:r w:rsidR="003F173E">
        <w:t>hen the user goes to</w:t>
      </w:r>
      <w:r w:rsidR="004C78B0">
        <w:t xml:space="preserve"> the</w:t>
      </w:r>
      <w:r>
        <w:t xml:space="preserve"> </w:t>
      </w:r>
      <w:r w:rsidR="001C6B69">
        <w:t>Categories</w:t>
      </w:r>
      <w:r>
        <w:t xml:space="preserve"> Administration page</w:t>
      </w:r>
      <w:r w:rsidR="004C78B0">
        <w:t xml:space="preserve"> of the CMS</w:t>
      </w:r>
      <w:r>
        <w:t>, a list of</w:t>
      </w:r>
      <w:r w:rsidR="002D741A">
        <w:t xml:space="preserve"> </w:t>
      </w:r>
      <w:r w:rsidR="001C6B69">
        <w:t>categories</w:t>
      </w:r>
      <w:r w:rsidR="002D741A">
        <w:t xml:space="preserve"> will be displayed</w:t>
      </w:r>
      <w:r>
        <w:t xml:space="preserve">. User will be able to delete or edit any of the existing items, or add a new one. </w:t>
      </w:r>
    </w:p>
    <w:p w14:paraId="1FEA4845" w14:textId="77777777" w:rsidR="004C78B0" w:rsidRDefault="004C78B0" w:rsidP="004C78B0">
      <w:pPr>
        <w:pStyle w:val="MTParagraph"/>
        <w:numPr>
          <w:ilvl w:val="0"/>
          <w:numId w:val="9"/>
        </w:numPr>
      </w:pPr>
      <w:r>
        <w:t>Pre</w:t>
      </w:r>
      <w:r w:rsidR="00B615CD">
        <w:t>-</w:t>
      </w:r>
      <w:r w:rsidR="003A1455">
        <w:t>conditions</w:t>
      </w:r>
    </w:p>
    <w:p w14:paraId="1FEA4846" w14:textId="77777777" w:rsidR="00C91873" w:rsidRDefault="004C78B0" w:rsidP="00C91873">
      <w:pPr>
        <w:pStyle w:val="MTParagraph"/>
        <w:numPr>
          <w:ilvl w:val="1"/>
          <w:numId w:val="9"/>
        </w:numPr>
      </w:pPr>
      <w:r>
        <w:t>User must be logged in.</w:t>
      </w:r>
    </w:p>
    <w:p w14:paraId="1FEA4847" w14:textId="77777777" w:rsidR="003A1455" w:rsidRDefault="00E54EB8" w:rsidP="003F173E">
      <w:pPr>
        <w:pStyle w:val="MTParagraph"/>
        <w:numPr>
          <w:ilvl w:val="0"/>
          <w:numId w:val="9"/>
        </w:numPr>
      </w:pPr>
      <w:r>
        <w:t xml:space="preserve">Create/Edit </w:t>
      </w:r>
      <w:r w:rsidR="003A1455">
        <w:t>Page</w:t>
      </w:r>
      <w:r w:rsidR="00B75C7E">
        <w:t xml:space="preserve"> </w:t>
      </w:r>
    </w:p>
    <w:p w14:paraId="1FEA4848" w14:textId="77777777" w:rsidR="003F173E" w:rsidRDefault="003A1455" w:rsidP="003A1455">
      <w:pPr>
        <w:pStyle w:val="MTParagraph"/>
        <w:numPr>
          <w:ilvl w:val="1"/>
          <w:numId w:val="9"/>
        </w:numPr>
      </w:pPr>
      <w:r>
        <w:t>Form e</w:t>
      </w:r>
      <w:r w:rsidR="00B75C7E">
        <w:t>lements</w:t>
      </w:r>
    </w:p>
    <w:p w14:paraId="1FEA4849" w14:textId="77777777" w:rsidR="003F173E" w:rsidRDefault="004C78B0" w:rsidP="003A1455">
      <w:pPr>
        <w:pStyle w:val="MTParagraph"/>
        <w:numPr>
          <w:ilvl w:val="2"/>
          <w:numId w:val="9"/>
        </w:numPr>
      </w:pPr>
      <w:r>
        <w:t>Name</w:t>
      </w:r>
      <w:r w:rsidR="003F173E">
        <w:t xml:space="preserve">: alphanumeric text field. </w:t>
      </w:r>
      <w:r>
        <w:t>2</w:t>
      </w:r>
      <w:r w:rsidR="003F173E">
        <w:t xml:space="preserve">0 characters long. </w:t>
      </w:r>
      <w:r w:rsidR="003F173E">
        <w:br/>
        <w:t>Placeholder: “</w:t>
      </w:r>
      <w:r>
        <w:t>Name</w:t>
      </w:r>
      <w:r w:rsidR="003F173E">
        <w:t xml:space="preserve">”. </w:t>
      </w:r>
      <w:r w:rsidR="004D49CA">
        <w:t xml:space="preserve">Mandatory. </w:t>
      </w:r>
      <w:r>
        <w:t>Unique.</w:t>
      </w:r>
    </w:p>
    <w:p w14:paraId="1FEA484A" w14:textId="19E8E0E7" w:rsidR="003F173E" w:rsidRDefault="004C78B0" w:rsidP="003A1455">
      <w:pPr>
        <w:pStyle w:val="MTParagraph"/>
        <w:numPr>
          <w:ilvl w:val="2"/>
          <w:numId w:val="9"/>
        </w:numPr>
      </w:pPr>
      <w:r>
        <w:t>Thumbnail</w:t>
      </w:r>
      <w:r w:rsidR="003F173E">
        <w:t xml:space="preserve">: </w:t>
      </w:r>
      <w:r w:rsidR="00BA23DD">
        <w:t>image file input field</w:t>
      </w:r>
      <w:r w:rsidR="00B75C7E">
        <w:t>.</w:t>
      </w:r>
      <w:r w:rsidR="004D49CA">
        <w:t xml:space="preserve"> Types: JPG or PNG.</w:t>
      </w:r>
      <w:r w:rsidR="00B75C7E">
        <w:t xml:space="preserve"> </w:t>
      </w:r>
      <w:r w:rsidR="004D49CA">
        <w:t xml:space="preserve">Size: </w:t>
      </w:r>
      <w:r w:rsidR="00954C61" w:rsidRPr="00954C61">
        <w:rPr>
          <w:highlight w:val="yellow"/>
        </w:rPr>
        <w:t>340</w:t>
      </w:r>
      <w:r w:rsidR="004D49CA" w:rsidRPr="00954C61">
        <w:rPr>
          <w:highlight w:val="yellow"/>
        </w:rPr>
        <w:t>px</w:t>
      </w:r>
      <w:r w:rsidR="00954C61">
        <w:t xml:space="preserve"> max height</w:t>
      </w:r>
      <w:r w:rsidR="004D49CA">
        <w:t xml:space="preserve">. Mandatory. </w:t>
      </w:r>
    </w:p>
    <w:p w14:paraId="1FEA484B" w14:textId="77777777" w:rsidR="003F173E" w:rsidRDefault="00B75C7E" w:rsidP="003A1455">
      <w:pPr>
        <w:pStyle w:val="MTParagraph"/>
        <w:numPr>
          <w:ilvl w:val="2"/>
          <w:numId w:val="9"/>
        </w:numPr>
      </w:pPr>
      <w:r>
        <w:t>Save</w:t>
      </w:r>
      <w:r w:rsidR="003F173E">
        <w:t>: button. Submits the form.</w:t>
      </w:r>
    </w:p>
    <w:p w14:paraId="1FEA484C" w14:textId="77777777" w:rsidR="00123A2B" w:rsidRDefault="00123A2B" w:rsidP="003A1455">
      <w:pPr>
        <w:pStyle w:val="MTParagraph"/>
        <w:numPr>
          <w:ilvl w:val="2"/>
          <w:numId w:val="9"/>
        </w:numPr>
      </w:pPr>
      <w:r>
        <w:t>Cancel: returns to the listing page.</w:t>
      </w:r>
    </w:p>
    <w:p w14:paraId="1FEA484D" w14:textId="77777777" w:rsidR="003A1455" w:rsidRDefault="003A1455" w:rsidP="003A1455">
      <w:pPr>
        <w:pStyle w:val="MTParagraph"/>
        <w:numPr>
          <w:ilvl w:val="1"/>
          <w:numId w:val="9"/>
        </w:numPr>
      </w:pPr>
      <w:r>
        <w:t>Validations</w:t>
      </w:r>
    </w:p>
    <w:p w14:paraId="1FEA484E" w14:textId="55294EC0" w:rsidR="003A1455" w:rsidRDefault="003A1455" w:rsidP="003A1455">
      <w:pPr>
        <w:pStyle w:val="MTParagraph"/>
        <w:numPr>
          <w:ilvl w:val="2"/>
          <w:numId w:val="9"/>
        </w:numPr>
      </w:pPr>
      <w:r>
        <w:t>Validate that mandatory fields are not empty.</w:t>
      </w:r>
      <w:r w:rsidR="002F4CAC">
        <w:t xml:space="preserve"> Error message: “Please, complete the fields marked with an asterisk</w:t>
      </w:r>
      <w:r w:rsidR="005C76D0">
        <w:t>.</w:t>
      </w:r>
      <w:r w:rsidR="002F4CAC">
        <w:t>”</w:t>
      </w:r>
    </w:p>
    <w:p w14:paraId="1FEA484F" w14:textId="3125ACBE" w:rsidR="003A1455" w:rsidRDefault="003A1455" w:rsidP="003A1455">
      <w:pPr>
        <w:pStyle w:val="MTParagraph"/>
        <w:numPr>
          <w:ilvl w:val="2"/>
          <w:numId w:val="9"/>
        </w:numPr>
      </w:pPr>
      <w:r>
        <w:t>Validate unique fields.</w:t>
      </w:r>
      <w:r w:rsidR="005C76D0">
        <w:t xml:space="preserve"> Error message: “A category with that [field name] already exists. Please, enter a new one.”</w:t>
      </w:r>
    </w:p>
    <w:p w14:paraId="1FEA4850" w14:textId="7E5C0E47" w:rsidR="003A1455" w:rsidRDefault="003A1455" w:rsidP="003A1455">
      <w:pPr>
        <w:pStyle w:val="MTParagraph"/>
        <w:numPr>
          <w:ilvl w:val="2"/>
          <w:numId w:val="9"/>
        </w:numPr>
      </w:pPr>
      <w:r>
        <w:t xml:space="preserve">Validate thumbnail image types. </w:t>
      </w:r>
      <w:r w:rsidR="005826F0">
        <w:t>Error message: “The selected image file type is not allowed. Please, choose a JPG or PNG file.”</w:t>
      </w:r>
    </w:p>
    <w:p w14:paraId="1FEA4851" w14:textId="77777777" w:rsidR="003A1455" w:rsidRDefault="003A1455" w:rsidP="003A1455">
      <w:pPr>
        <w:pStyle w:val="MTParagraph"/>
        <w:numPr>
          <w:ilvl w:val="2"/>
          <w:numId w:val="9"/>
        </w:numPr>
      </w:pPr>
      <w:r>
        <w:t>Resize thumbnail image to the corresponding size.</w:t>
      </w:r>
    </w:p>
    <w:p w14:paraId="1FEA4852" w14:textId="77777777" w:rsidR="00487C12" w:rsidRDefault="00487C12" w:rsidP="00487C12">
      <w:pPr>
        <w:pStyle w:val="MTParagraph"/>
        <w:numPr>
          <w:ilvl w:val="1"/>
          <w:numId w:val="9"/>
        </w:numPr>
      </w:pPr>
      <w:r>
        <w:lastRenderedPageBreak/>
        <w:t>Post-conditions</w:t>
      </w:r>
    </w:p>
    <w:p w14:paraId="1FEA4853" w14:textId="77777777" w:rsidR="00487C12" w:rsidRDefault="00487C12" w:rsidP="00487C12">
      <w:pPr>
        <w:pStyle w:val="MTParagraph"/>
        <w:numPr>
          <w:ilvl w:val="2"/>
          <w:numId w:val="9"/>
        </w:numPr>
      </w:pPr>
      <w:r>
        <w:t>If form is correct, element is created / updated. Otherwise, show error messages.</w:t>
      </w:r>
    </w:p>
    <w:p w14:paraId="212CCA0A" w14:textId="592FD2EE" w:rsidR="003F695B" w:rsidRDefault="003F695B" w:rsidP="003F695B">
      <w:pPr>
        <w:pStyle w:val="MTParagraph"/>
        <w:numPr>
          <w:ilvl w:val="3"/>
          <w:numId w:val="9"/>
        </w:numPr>
      </w:pPr>
      <w:r>
        <w:t>Success message: “The category has been created.”</w:t>
      </w:r>
    </w:p>
    <w:p w14:paraId="51FF325E" w14:textId="716FED58" w:rsidR="003F695B" w:rsidRDefault="003F695B" w:rsidP="003F695B">
      <w:pPr>
        <w:pStyle w:val="MTParagraph"/>
        <w:numPr>
          <w:ilvl w:val="3"/>
          <w:numId w:val="9"/>
        </w:numPr>
      </w:pPr>
      <w:r>
        <w:t>Error message: “There was an error: [show error]”</w:t>
      </w:r>
    </w:p>
    <w:p w14:paraId="1FEA4854" w14:textId="77777777" w:rsidR="00487C12" w:rsidRPr="00487C12" w:rsidRDefault="00487C12" w:rsidP="00487C12">
      <w:p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  <w:rPr>
          <w:rFonts w:ascii="Calibri" w:eastAsia="Calibri" w:hAnsi="Calibri" w:cs="Calibri"/>
          <w:color w:val="auto"/>
          <w:kern w:val="24"/>
          <w:szCs w:val="23"/>
        </w:rPr>
      </w:pPr>
    </w:p>
    <w:p w14:paraId="1FEA4855" w14:textId="77777777" w:rsidR="00B75C7E" w:rsidRDefault="00E54EB8" w:rsidP="00B75C7E">
      <w:pPr>
        <w:pStyle w:val="MTParagraph"/>
        <w:numPr>
          <w:ilvl w:val="0"/>
          <w:numId w:val="9"/>
        </w:numPr>
      </w:pPr>
      <w:r>
        <w:t>Listing P</w:t>
      </w:r>
      <w:r w:rsidR="003A1455">
        <w:t>age elements</w:t>
      </w:r>
    </w:p>
    <w:p w14:paraId="1FEA4856" w14:textId="77777777" w:rsidR="00E54EB8" w:rsidRDefault="00E54EB8" w:rsidP="00E54EB8">
      <w:pPr>
        <w:pStyle w:val="MTParagraph"/>
        <w:numPr>
          <w:ilvl w:val="1"/>
          <w:numId w:val="9"/>
        </w:numPr>
      </w:pPr>
      <w:r>
        <w:t>Search form</w:t>
      </w:r>
    </w:p>
    <w:p w14:paraId="1FEA4857" w14:textId="77777777" w:rsidR="00E54EB8" w:rsidRDefault="00E54EB8" w:rsidP="00E54EB8">
      <w:pPr>
        <w:pStyle w:val="MTParagraph"/>
        <w:numPr>
          <w:ilvl w:val="2"/>
          <w:numId w:val="9"/>
        </w:numPr>
      </w:pPr>
      <w:r>
        <w:t>Search: alphanumeric input. Once the user starts typing, searches</w:t>
      </w:r>
      <w:r w:rsidR="00123A2B">
        <w:t xml:space="preserve"> and filters</w:t>
      </w:r>
      <w:r>
        <w:t xml:space="preserve"> all elements</w:t>
      </w:r>
      <w:r w:rsidR="00123A2B">
        <w:t xml:space="preserve"> on the fly</w:t>
      </w:r>
      <w:r>
        <w:t xml:space="preserve"> by name.</w:t>
      </w:r>
    </w:p>
    <w:p w14:paraId="1FEA4858" w14:textId="77777777" w:rsidR="003A1455" w:rsidRDefault="00123A2B" w:rsidP="00487C12">
      <w:pPr>
        <w:pStyle w:val="MTParagraph"/>
        <w:numPr>
          <w:ilvl w:val="2"/>
          <w:numId w:val="9"/>
        </w:numPr>
      </w:pPr>
      <w:r>
        <w:t>Show: combo box</w:t>
      </w:r>
      <w:r w:rsidR="00E54EB8">
        <w:t>.</w:t>
      </w:r>
      <w:r>
        <w:t xml:space="preserve"> Label: “Show [combo box] entries”. Displays the selected number of elements in the list. On change, refreshes the list. Options: 20, 50, 100. Default: 20.</w:t>
      </w:r>
    </w:p>
    <w:p w14:paraId="1FEA4859" w14:textId="77777777" w:rsidR="00B75C7E" w:rsidRDefault="00B615CD" w:rsidP="00B75C7E">
      <w:pPr>
        <w:pStyle w:val="MTParagraph"/>
        <w:numPr>
          <w:ilvl w:val="1"/>
          <w:numId w:val="9"/>
        </w:numPr>
      </w:pPr>
      <w:r>
        <w:t>List</w:t>
      </w:r>
      <w:r w:rsidR="00B75C7E">
        <w:t xml:space="preserve"> columns</w:t>
      </w:r>
      <w:r w:rsidR="00EA792D">
        <w:t xml:space="preserve"> (clicking on the column’s name must order the list by that column)</w:t>
      </w:r>
    </w:p>
    <w:p w14:paraId="1FEA485A" w14:textId="77777777" w:rsidR="00B75C7E" w:rsidRDefault="00B75C7E" w:rsidP="00B75C7E">
      <w:pPr>
        <w:pStyle w:val="MTParagraph"/>
        <w:numPr>
          <w:ilvl w:val="2"/>
          <w:numId w:val="9"/>
        </w:numPr>
      </w:pPr>
      <w:r>
        <w:t>Name: text.</w:t>
      </w:r>
      <w:r w:rsidR="00EA792D" w:rsidRPr="00EA792D">
        <w:t xml:space="preserve"> </w:t>
      </w:r>
      <w:r w:rsidR="00EA792D">
        <w:t>Links to the edit page.</w:t>
      </w:r>
    </w:p>
    <w:p w14:paraId="1FEA485B" w14:textId="77777777" w:rsidR="00B75C7E" w:rsidRDefault="00B75C7E" w:rsidP="00B75C7E">
      <w:pPr>
        <w:pStyle w:val="MTParagraph"/>
        <w:numPr>
          <w:ilvl w:val="2"/>
          <w:numId w:val="9"/>
        </w:numPr>
      </w:pPr>
      <w:r>
        <w:t xml:space="preserve">Thumbnail: </w:t>
      </w:r>
      <w:r w:rsidR="004D49CA">
        <w:t>image.</w:t>
      </w:r>
    </w:p>
    <w:p w14:paraId="1FEA485C" w14:textId="77777777" w:rsidR="00B75C7E" w:rsidRDefault="00C91873" w:rsidP="00B75C7E">
      <w:pPr>
        <w:pStyle w:val="MTParagraph"/>
        <w:numPr>
          <w:ilvl w:val="1"/>
          <w:numId w:val="9"/>
        </w:numPr>
      </w:pPr>
      <w:r>
        <w:t>Edit, Delete and</w:t>
      </w:r>
      <w:r w:rsidR="00B75C7E">
        <w:t xml:space="preserve"> Add buttons </w:t>
      </w:r>
      <w:r w:rsidR="004D49CA">
        <w:t>(</w:t>
      </w:r>
      <w:r w:rsidR="00B75C7E">
        <w:t>or links</w:t>
      </w:r>
      <w:r w:rsidR="004D49CA">
        <w:t>)</w:t>
      </w:r>
      <w:r w:rsidR="00B75C7E">
        <w:t xml:space="preserve">. </w:t>
      </w:r>
      <w:r w:rsidR="00123A2B">
        <w:t>(Edit can be accomplished by clicking on the element’s name).</w:t>
      </w:r>
    </w:p>
    <w:p w14:paraId="31BE1533" w14:textId="0F001A97" w:rsidR="004464B1" w:rsidRDefault="004464B1" w:rsidP="004464B1">
      <w:pPr>
        <w:pStyle w:val="MTParagraph"/>
        <w:numPr>
          <w:ilvl w:val="2"/>
          <w:numId w:val="9"/>
        </w:numPr>
      </w:pPr>
      <w:r>
        <w:t>Delete confirmation message: “The selected categories will be deleted. Any projects associated to these categories will be unassociated. Would you like to continue?”</w:t>
      </w:r>
    </w:p>
    <w:p w14:paraId="1FEA485D" w14:textId="77777777" w:rsidR="00123A2B" w:rsidRDefault="00EA792D" w:rsidP="00B75C7E">
      <w:pPr>
        <w:pStyle w:val="MTParagraph"/>
        <w:numPr>
          <w:ilvl w:val="1"/>
          <w:numId w:val="9"/>
        </w:numPr>
      </w:pPr>
      <w:r>
        <w:t>Pagination</w:t>
      </w:r>
    </w:p>
    <w:p w14:paraId="1FEA485E" w14:textId="77777777" w:rsidR="00123A2B" w:rsidRDefault="00123A2B" w:rsidP="00123A2B">
      <w:pPr>
        <w:pStyle w:val="MTParagraph"/>
        <w:numPr>
          <w:ilvl w:val="2"/>
          <w:numId w:val="9"/>
        </w:numPr>
      </w:pPr>
      <w:r>
        <w:t xml:space="preserve">Text: “Showing [x] to [y] of [z] entries”. </w:t>
      </w:r>
    </w:p>
    <w:p w14:paraId="1FEA485F" w14:textId="77777777" w:rsidR="00C91873" w:rsidRPr="003A1455" w:rsidRDefault="00123A2B" w:rsidP="003A1455">
      <w:pPr>
        <w:pStyle w:val="MTParagraph"/>
        <w:numPr>
          <w:ilvl w:val="2"/>
          <w:numId w:val="9"/>
        </w:numPr>
      </w:pPr>
      <w:r>
        <w:t>Buttons: First | Previous | 1 | 2 | 3 | (…) | Next | Last</w:t>
      </w:r>
    </w:p>
    <w:p w14:paraId="1FEA4860" w14:textId="5129121E" w:rsidR="00B615CD" w:rsidRPr="004C78B0" w:rsidRDefault="00B615CD" w:rsidP="00B615CD">
      <w:pPr>
        <w:pStyle w:val="MTParagraph"/>
        <w:rPr>
          <w:b/>
          <w:sz w:val="24"/>
        </w:rPr>
      </w:pPr>
      <w:r w:rsidRPr="004C78B0">
        <w:rPr>
          <w:b/>
          <w:sz w:val="24"/>
        </w:rPr>
        <w:t xml:space="preserve">User </w:t>
      </w:r>
      <w:r w:rsidR="002D741A">
        <w:rPr>
          <w:b/>
          <w:sz w:val="24"/>
        </w:rPr>
        <w:t xml:space="preserve">Story </w:t>
      </w:r>
      <w:r>
        <w:rPr>
          <w:b/>
          <w:sz w:val="24"/>
        </w:rPr>
        <w:t>3</w:t>
      </w:r>
      <w:r w:rsidRPr="004C78B0">
        <w:rPr>
          <w:b/>
          <w:sz w:val="24"/>
        </w:rPr>
        <w:t xml:space="preserve"> - CMS </w:t>
      </w:r>
      <w:r w:rsidR="00954C61">
        <w:rPr>
          <w:b/>
          <w:sz w:val="24"/>
        </w:rPr>
        <w:t>Types of Projects</w:t>
      </w:r>
      <w:r w:rsidRPr="004C78B0">
        <w:rPr>
          <w:b/>
          <w:sz w:val="24"/>
        </w:rPr>
        <w:t xml:space="preserve"> CRUD</w:t>
      </w:r>
    </w:p>
    <w:p w14:paraId="1FEA4861" w14:textId="7F3A055E" w:rsidR="00B615CD" w:rsidRPr="003F173E" w:rsidRDefault="00B615CD" w:rsidP="00B615CD">
      <w:pPr>
        <w:pStyle w:val="MTParagraph"/>
      </w:pPr>
      <w:r>
        <w:t xml:space="preserve">As an administrator, I want to create, edit, delete and list </w:t>
      </w:r>
      <w:r w:rsidR="00954C61">
        <w:t>Types of Projects</w:t>
      </w:r>
      <w:r>
        <w:t>, so they can be assigne</w:t>
      </w:r>
      <w:r w:rsidR="002D741A">
        <w:t xml:space="preserve">d to projects </w:t>
      </w:r>
      <w:r w:rsidR="00A04D63">
        <w:t>from the Projects CRUD.</w:t>
      </w:r>
    </w:p>
    <w:p w14:paraId="1FEA4862" w14:textId="77777777" w:rsidR="00B615CD" w:rsidRDefault="00B615CD" w:rsidP="00B615CD">
      <w:pPr>
        <w:pStyle w:val="MTParagraph"/>
        <w:numPr>
          <w:ilvl w:val="0"/>
          <w:numId w:val="9"/>
        </w:numPr>
      </w:pPr>
      <w:r w:rsidRPr="00A44B67">
        <w:t>Description</w:t>
      </w:r>
    </w:p>
    <w:p w14:paraId="1FEA4863" w14:textId="6FECC893" w:rsidR="00B615CD" w:rsidRDefault="00B615CD" w:rsidP="00B615CD">
      <w:pPr>
        <w:pStyle w:val="MTParagraph"/>
        <w:numPr>
          <w:ilvl w:val="1"/>
          <w:numId w:val="9"/>
        </w:numPr>
      </w:pPr>
      <w:r>
        <w:lastRenderedPageBreak/>
        <w:t xml:space="preserve">When the user goes to the </w:t>
      </w:r>
      <w:r w:rsidR="00954C61">
        <w:t>Types of Projects</w:t>
      </w:r>
      <w:r>
        <w:t xml:space="preserve"> Administration page of the CMS, a list of types</w:t>
      </w:r>
      <w:r w:rsidR="002D741A">
        <w:t xml:space="preserve"> of projects</w:t>
      </w:r>
      <w:r>
        <w:t xml:space="preserve"> will be </w:t>
      </w:r>
      <w:r w:rsidR="002D741A">
        <w:t>displayed</w:t>
      </w:r>
      <w:r>
        <w:t xml:space="preserve">. User will be able to delete or edit any of the existing items, or add a new one. </w:t>
      </w:r>
    </w:p>
    <w:p w14:paraId="1FEA4864" w14:textId="77777777" w:rsidR="00B615CD" w:rsidRDefault="003A1455" w:rsidP="00B615CD">
      <w:pPr>
        <w:pStyle w:val="MTParagraph"/>
        <w:numPr>
          <w:ilvl w:val="0"/>
          <w:numId w:val="9"/>
        </w:numPr>
      </w:pPr>
      <w:r>
        <w:t>Pre-conditions</w:t>
      </w:r>
    </w:p>
    <w:p w14:paraId="1FEA4865" w14:textId="77777777" w:rsidR="00B615CD" w:rsidRDefault="00B615CD" w:rsidP="00B615CD">
      <w:pPr>
        <w:pStyle w:val="MTParagraph"/>
        <w:numPr>
          <w:ilvl w:val="1"/>
          <w:numId w:val="9"/>
        </w:numPr>
      </w:pPr>
      <w:r>
        <w:t>User must be logged in.</w:t>
      </w:r>
    </w:p>
    <w:p w14:paraId="1FEA4866" w14:textId="77777777" w:rsidR="003A1455" w:rsidRDefault="00EA792D" w:rsidP="00B615CD">
      <w:pPr>
        <w:pStyle w:val="MTParagraph"/>
        <w:numPr>
          <w:ilvl w:val="0"/>
          <w:numId w:val="9"/>
        </w:numPr>
      </w:pPr>
      <w:r>
        <w:t>Create/Edit</w:t>
      </w:r>
      <w:r w:rsidR="003A1455">
        <w:t xml:space="preserve"> Page</w:t>
      </w:r>
    </w:p>
    <w:p w14:paraId="1FEA4867" w14:textId="77777777" w:rsidR="00B615CD" w:rsidRDefault="00EA792D" w:rsidP="003A1455">
      <w:pPr>
        <w:pStyle w:val="MTParagraph"/>
        <w:numPr>
          <w:ilvl w:val="1"/>
          <w:numId w:val="9"/>
        </w:numPr>
      </w:pPr>
      <w:r>
        <w:t xml:space="preserve"> </w:t>
      </w:r>
      <w:r w:rsidR="003A1455">
        <w:t>Form elements</w:t>
      </w:r>
    </w:p>
    <w:p w14:paraId="1FEA4868" w14:textId="77777777" w:rsidR="00B615CD" w:rsidRDefault="00B615CD" w:rsidP="003A1455">
      <w:pPr>
        <w:pStyle w:val="MTParagraph"/>
        <w:numPr>
          <w:ilvl w:val="2"/>
          <w:numId w:val="9"/>
        </w:numPr>
      </w:pPr>
      <w:r>
        <w:t xml:space="preserve">Name: alphanumeric text field. 20 characters long. </w:t>
      </w:r>
      <w:r>
        <w:br/>
        <w:t>Placeholder: “Name”. Mandatory. Unique.</w:t>
      </w:r>
    </w:p>
    <w:p w14:paraId="1FEA4869" w14:textId="77777777" w:rsidR="00B615CD" w:rsidRDefault="00B615CD" w:rsidP="003A1455">
      <w:pPr>
        <w:pStyle w:val="MTParagraph"/>
        <w:numPr>
          <w:ilvl w:val="2"/>
          <w:numId w:val="9"/>
        </w:numPr>
      </w:pPr>
      <w:r>
        <w:t>Save: button. Submits the form.</w:t>
      </w:r>
    </w:p>
    <w:p w14:paraId="1FEA486A" w14:textId="77777777" w:rsidR="00487C12" w:rsidRDefault="003F2489" w:rsidP="003A1455">
      <w:pPr>
        <w:pStyle w:val="MTParagraph"/>
        <w:numPr>
          <w:ilvl w:val="2"/>
          <w:numId w:val="9"/>
        </w:numPr>
      </w:pPr>
      <w:r>
        <w:t>Cancel: returns to the listing page.</w:t>
      </w:r>
    </w:p>
    <w:p w14:paraId="1FEA486B" w14:textId="77777777" w:rsidR="003F2489" w:rsidRPr="00487C12" w:rsidRDefault="003F2489" w:rsidP="00487C12">
      <w:p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  <w:rPr>
          <w:rFonts w:ascii="Calibri" w:eastAsia="Calibri" w:hAnsi="Calibri" w:cs="Calibri"/>
          <w:color w:val="auto"/>
          <w:kern w:val="24"/>
          <w:szCs w:val="23"/>
        </w:rPr>
      </w:pPr>
    </w:p>
    <w:p w14:paraId="1FEA486C" w14:textId="77777777" w:rsidR="003A1455" w:rsidRDefault="00487C12" w:rsidP="003A1455">
      <w:pPr>
        <w:pStyle w:val="MTParagraph"/>
        <w:numPr>
          <w:ilvl w:val="1"/>
          <w:numId w:val="9"/>
        </w:numPr>
      </w:pPr>
      <w:r>
        <w:t xml:space="preserve">Validations </w:t>
      </w:r>
    </w:p>
    <w:p w14:paraId="1FEA486D" w14:textId="23498DBB" w:rsidR="003A1455" w:rsidRDefault="003A1455" w:rsidP="003A1455">
      <w:pPr>
        <w:pStyle w:val="MTParagraph"/>
        <w:numPr>
          <w:ilvl w:val="2"/>
          <w:numId w:val="9"/>
        </w:numPr>
      </w:pPr>
      <w:r>
        <w:t>Validate that mandatory fields are not empty.</w:t>
      </w:r>
      <w:r w:rsidR="005C76D0">
        <w:t xml:space="preserve"> Error message: “Please, complete the fields marked with an asterisk”.</w:t>
      </w:r>
    </w:p>
    <w:p w14:paraId="1FEA486F" w14:textId="194FD091" w:rsidR="003A1455" w:rsidRPr="005826F0" w:rsidRDefault="003A1455" w:rsidP="004A06BE">
      <w:pPr>
        <w:pStyle w:val="MTParagraph"/>
        <w:numPr>
          <w:ilvl w:val="2"/>
          <w:numId w:val="9"/>
        </w:numPr>
      </w:pPr>
      <w:r>
        <w:t>Validate unique fields.</w:t>
      </w:r>
      <w:r w:rsidR="005C76D0">
        <w:t xml:space="preserve"> Error message: “A type of project with that [field name] already exists. Please, enter a new one.”</w:t>
      </w:r>
    </w:p>
    <w:p w14:paraId="1FEA4870" w14:textId="77777777" w:rsidR="00487C12" w:rsidRDefault="00487C12" w:rsidP="00487C12">
      <w:pPr>
        <w:pStyle w:val="MTParagraph"/>
        <w:numPr>
          <w:ilvl w:val="1"/>
          <w:numId w:val="9"/>
        </w:numPr>
      </w:pPr>
      <w:r>
        <w:t>Post-conditions</w:t>
      </w:r>
    </w:p>
    <w:p w14:paraId="1FEA4871" w14:textId="77777777" w:rsidR="00487C12" w:rsidRDefault="00487C12" w:rsidP="00487C12">
      <w:pPr>
        <w:pStyle w:val="MTParagraph"/>
        <w:numPr>
          <w:ilvl w:val="2"/>
          <w:numId w:val="9"/>
        </w:numPr>
      </w:pPr>
      <w:r>
        <w:t>If form is correct, element is created / updated. Otherwise, show error messages.</w:t>
      </w:r>
    </w:p>
    <w:p w14:paraId="7CA715CE" w14:textId="59E006A8" w:rsidR="003F695B" w:rsidRDefault="003F695B" w:rsidP="003F695B">
      <w:pPr>
        <w:pStyle w:val="MTParagraph"/>
        <w:numPr>
          <w:ilvl w:val="3"/>
          <w:numId w:val="9"/>
        </w:numPr>
      </w:pPr>
      <w:r>
        <w:t>Success message: “The type of project has been created.”</w:t>
      </w:r>
    </w:p>
    <w:p w14:paraId="6ACE051D" w14:textId="1239596E" w:rsidR="003F695B" w:rsidRDefault="003F695B" w:rsidP="003F695B">
      <w:pPr>
        <w:pStyle w:val="MTParagraph"/>
        <w:numPr>
          <w:ilvl w:val="3"/>
          <w:numId w:val="9"/>
        </w:numPr>
      </w:pPr>
      <w:r>
        <w:t>Error message: “There was an error: [show error]”</w:t>
      </w:r>
    </w:p>
    <w:p w14:paraId="1FEA4872" w14:textId="77777777" w:rsidR="00487C12" w:rsidRDefault="00B615CD" w:rsidP="00487C12">
      <w:pPr>
        <w:pStyle w:val="MTParagraph"/>
        <w:numPr>
          <w:ilvl w:val="0"/>
          <w:numId w:val="9"/>
        </w:numPr>
      </w:pPr>
      <w:r>
        <w:t xml:space="preserve">Listing </w:t>
      </w:r>
      <w:r w:rsidR="00EA792D">
        <w:t>P</w:t>
      </w:r>
      <w:r w:rsidR="00487C12">
        <w:t>age elements</w:t>
      </w:r>
    </w:p>
    <w:p w14:paraId="1FEA4873" w14:textId="77777777" w:rsidR="003F2489" w:rsidRDefault="003F2489" w:rsidP="003F2489">
      <w:pPr>
        <w:pStyle w:val="MTParagraph"/>
        <w:numPr>
          <w:ilvl w:val="1"/>
          <w:numId w:val="9"/>
        </w:numPr>
      </w:pPr>
      <w:r>
        <w:t>Search form</w:t>
      </w:r>
    </w:p>
    <w:p w14:paraId="1FEA4874" w14:textId="77777777" w:rsidR="003F2489" w:rsidRDefault="003F2489" w:rsidP="003F2489">
      <w:pPr>
        <w:pStyle w:val="MTParagraph"/>
        <w:numPr>
          <w:ilvl w:val="2"/>
          <w:numId w:val="9"/>
        </w:numPr>
      </w:pPr>
      <w:r>
        <w:t>Search: alphanumeric input. Once the user starts typing, searches and filters all elements on the fly by name.</w:t>
      </w:r>
    </w:p>
    <w:p w14:paraId="1FEA4875" w14:textId="77777777" w:rsidR="003F2489" w:rsidRDefault="003F2489" w:rsidP="003F2489">
      <w:pPr>
        <w:pStyle w:val="MTParagraph"/>
        <w:numPr>
          <w:ilvl w:val="2"/>
          <w:numId w:val="9"/>
        </w:numPr>
      </w:pPr>
      <w:r>
        <w:lastRenderedPageBreak/>
        <w:t>Show: combo box. Label: “Show [combo box] entries”. Displays the selected number of elements in the list. On change, refreshes the list. Options: 20, 50, 100. Default: 20.</w:t>
      </w:r>
    </w:p>
    <w:p w14:paraId="1FEA4876" w14:textId="77777777" w:rsidR="00B615CD" w:rsidRDefault="00B615CD" w:rsidP="00B615CD">
      <w:pPr>
        <w:pStyle w:val="MTParagraph"/>
        <w:numPr>
          <w:ilvl w:val="1"/>
          <w:numId w:val="9"/>
        </w:numPr>
      </w:pPr>
      <w:r>
        <w:t>List columns</w:t>
      </w:r>
      <w:r w:rsidR="00EA792D">
        <w:t xml:space="preserve"> (clicking on the column’s name must order the list by that column)</w:t>
      </w:r>
    </w:p>
    <w:p w14:paraId="1FEA4877" w14:textId="77777777" w:rsidR="00B615CD" w:rsidRDefault="00B615CD" w:rsidP="00B615CD">
      <w:pPr>
        <w:pStyle w:val="MTParagraph"/>
        <w:numPr>
          <w:ilvl w:val="2"/>
          <w:numId w:val="9"/>
        </w:numPr>
      </w:pPr>
      <w:r>
        <w:t>Name: text.</w:t>
      </w:r>
      <w:r w:rsidR="00EA792D">
        <w:t xml:space="preserve"> Links to the edit page.</w:t>
      </w:r>
    </w:p>
    <w:p w14:paraId="1FEA4878" w14:textId="77777777" w:rsidR="003F2489" w:rsidRDefault="00B615CD" w:rsidP="00487C12">
      <w:pPr>
        <w:pStyle w:val="MTParagraph"/>
        <w:numPr>
          <w:ilvl w:val="1"/>
          <w:numId w:val="9"/>
        </w:numPr>
      </w:pPr>
      <w:r>
        <w:t xml:space="preserve">Edit, Delete, Add buttons (or links). </w:t>
      </w:r>
      <w:r w:rsidR="003F2489">
        <w:t>(Edit can be accomplished by clicking on the element’s name).</w:t>
      </w:r>
    </w:p>
    <w:p w14:paraId="77D563B8" w14:textId="35BB2C20" w:rsidR="004464B1" w:rsidRDefault="004464B1" w:rsidP="004464B1">
      <w:pPr>
        <w:pStyle w:val="MTParagraph"/>
        <w:numPr>
          <w:ilvl w:val="2"/>
          <w:numId w:val="9"/>
        </w:numPr>
      </w:pPr>
      <w:r>
        <w:t>Delete confirmation message: “The selected types of projects will be deleted. Any projects associated to these types of projects will be unassociated. Would you like to continue?”</w:t>
      </w:r>
    </w:p>
    <w:p w14:paraId="1FEA4879" w14:textId="77777777" w:rsidR="003F2489" w:rsidRDefault="00487C12" w:rsidP="003F2489">
      <w:pPr>
        <w:pStyle w:val="MTParagraph"/>
        <w:numPr>
          <w:ilvl w:val="1"/>
          <w:numId w:val="9"/>
        </w:numPr>
      </w:pPr>
      <w:r>
        <w:t>Pagination</w:t>
      </w:r>
    </w:p>
    <w:p w14:paraId="1FEA487A" w14:textId="77777777" w:rsidR="003F2489" w:rsidRDefault="003F2489" w:rsidP="003F2489">
      <w:pPr>
        <w:pStyle w:val="MTParagraph"/>
        <w:numPr>
          <w:ilvl w:val="2"/>
          <w:numId w:val="9"/>
        </w:numPr>
      </w:pPr>
      <w:r>
        <w:t xml:space="preserve">Text: “Showing [x] to [y] of [z] entries”. </w:t>
      </w:r>
    </w:p>
    <w:p w14:paraId="1FEA487B" w14:textId="77777777" w:rsidR="003F2489" w:rsidRDefault="003F2489" w:rsidP="00487C12">
      <w:pPr>
        <w:pStyle w:val="MTParagraph"/>
        <w:numPr>
          <w:ilvl w:val="2"/>
          <w:numId w:val="9"/>
        </w:numPr>
      </w:pPr>
      <w:r>
        <w:t>Buttons: First | Previous | 1 | 2 | 3 | (…) | Next | Last</w:t>
      </w:r>
    </w:p>
    <w:p w14:paraId="689886DD" w14:textId="77777777" w:rsidR="004464B1" w:rsidRDefault="004464B1" w:rsidP="00487C12">
      <w:pPr>
        <w:pStyle w:val="MTParagraph"/>
        <w:ind w:left="2160"/>
      </w:pPr>
    </w:p>
    <w:p w14:paraId="3E7AB1D0" w14:textId="77777777" w:rsidR="004464B1" w:rsidRDefault="004464B1" w:rsidP="00487C12">
      <w:pPr>
        <w:pStyle w:val="MTParagraph"/>
        <w:ind w:left="2160"/>
      </w:pPr>
    </w:p>
    <w:p w14:paraId="1FEA487D" w14:textId="77777777" w:rsidR="00B615CD" w:rsidRPr="004C78B0" w:rsidRDefault="00B615CD" w:rsidP="00B615CD">
      <w:pPr>
        <w:pStyle w:val="MTParagraph"/>
        <w:rPr>
          <w:b/>
          <w:sz w:val="24"/>
        </w:rPr>
      </w:pPr>
      <w:r w:rsidRPr="004C78B0">
        <w:rPr>
          <w:b/>
          <w:sz w:val="24"/>
        </w:rPr>
        <w:t xml:space="preserve">User </w:t>
      </w:r>
      <w:r w:rsidR="002D741A">
        <w:rPr>
          <w:b/>
          <w:sz w:val="24"/>
        </w:rPr>
        <w:t xml:space="preserve">Story </w:t>
      </w:r>
      <w:r>
        <w:rPr>
          <w:b/>
          <w:sz w:val="24"/>
        </w:rPr>
        <w:t>4</w:t>
      </w:r>
      <w:r w:rsidRPr="004C78B0">
        <w:rPr>
          <w:b/>
          <w:sz w:val="24"/>
        </w:rPr>
        <w:t xml:space="preserve"> - CMS </w:t>
      </w:r>
      <w:r>
        <w:rPr>
          <w:b/>
          <w:sz w:val="24"/>
        </w:rPr>
        <w:t>Technologies</w:t>
      </w:r>
      <w:r w:rsidRPr="004C78B0">
        <w:rPr>
          <w:b/>
          <w:sz w:val="24"/>
        </w:rPr>
        <w:t xml:space="preserve"> CRUD</w:t>
      </w:r>
    </w:p>
    <w:p w14:paraId="1FEA487E" w14:textId="77777777" w:rsidR="00B615CD" w:rsidRPr="003F173E" w:rsidRDefault="00B615CD" w:rsidP="00B615CD">
      <w:pPr>
        <w:pStyle w:val="MTParagraph"/>
      </w:pPr>
      <w:r>
        <w:t xml:space="preserve">As an administrator, I want to create, edit, delete and list </w:t>
      </w:r>
      <w:r w:rsidR="00ED11FF">
        <w:t>technologies</w:t>
      </w:r>
      <w:r>
        <w:t>, so</w:t>
      </w:r>
      <w:r w:rsidR="00ED11FF">
        <w:t xml:space="preserve"> they can</w:t>
      </w:r>
      <w:r>
        <w:t xml:space="preserve"> </w:t>
      </w:r>
      <w:r w:rsidR="00ED11FF">
        <w:t xml:space="preserve">be assigned to projects </w:t>
      </w:r>
      <w:r w:rsidR="00A04D63">
        <w:t>from the Projects CRUD.</w:t>
      </w:r>
    </w:p>
    <w:p w14:paraId="1FEA487F" w14:textId="77777777" w:rsidR="00B615CD" w:rsidRDefault="00B615CD" w:rsidP="00B615CD">
      <w:pPr>
        <w:pStyle w:val="MTParagraph"/>
        <w:numPr>
          <w:ilvl w:val="0"/>
          <w:numId w:val="9"/>
        </w:numPr>
      </w:pPr>
      <w:r w:rsidRPr="00A44B67">
        <w:t>Description</w:t>
      </w:r>
      <w:r>
        <w:t xml:space="preserve"> </w:t>
      </w:r>
    </w:p>
    <w:p w14:paraId="1FEA4880" w14:textId="77777777" w:rsidR="00B615CD" w:rsidRDefault="00B615CD" w:rsidP="00B615CD">
      <w:pPr>
        <w:pStyle w:val="MTParagraph"/>
        <w:numPr>
          <w:ilvl w:val="1"/>
          <w:numId w:val="9"/>
        </w:numPr>
      </w:pPr>
      <w:r>
        <w:t xml:space="preserve">When the user goes to the </w:t>
      </w:r>
      <w:r w:rsidR="00ED11FF">
        <w:t>Technologies</w:t>
      </w:r>
      <w:r>
        <w:t xml:space="preserve"> Administration page of the CMS, a list of </w:t>
      </w:r>
      <w:r w:rsidR="00ED11FF">
        <w:t>technologies</w:t>
      </w:r>
      <w:r>
        <w:t xml:space="preserve"> will be </w:t>
      </w:r>
      <w:r w:rsidR="00ED11FF">
        <w:t>displayed</w:t>
      </w:r>
      <w:r>
        <w:t xml:space="preserve">. User will be able to delete or edit any of the existing items, or add a new one. </w:t>
      </w:r>
    </w:p>
    <w:p w14:paraId="1FEA4881" w14:textId="77777777" w:rsidR="00B615CD" w:rsidRDefault="00B615CD" w:rsidP="00B615CD">
      <w:pPr>
        <w:pStyle w:val="MTParagraph"/>
        <w:numPr>
          <w:ilvl w:val="0"/>
          <w:numId w:val="9"/>
        </w:numPr>
      </w:pPr>
      <w:r>
        <w:t>Pre-cond</w:t>
      </w:r>
      <w:r w:rsidR="00487C12">
        <w:t>itions</w:t>
      </w:r>
    </w:p>
    <w:p w14:paraId="1FEA4883" w14:textId="7FBAD1CF" w:rsidR="00ED11FF" w:rsidRPr="003F695B" w:rsidRDefault="00B615CD" w:rsidP="009303E3">
      <w:pPr>
        <w:pStyle w:val="MTParagraph"/>
        <w:numPr>
          <w:ilvl w:val="1"/>
          <w:numId w:val="9"/>
        </w:numPr>
      </w:pPr>
      <w:r>
        <w:t>User must be logged in.</w:t>
      </w:r>
    </w:p>
    <w:p w14:paraId="1FEA4884" w14:textId="77777777" w:rsidR="00487C12" w:rsidRDefault="00EA792D" w:rsidP="00B615CD">
      <w:pPr>
        <w:pStyle w:val="MTParagraph"/>
        <w:numPr>
          <w:ilvl w:val="0"/>
          <w:numId w:val="9"/>
        </w:numPr>
      </w:pPr>
      <w:r>
        <w:t xml:space="preserve">Create/Edit </w:t>
      </w:r>
      <w:r w:rsidR="00487C12">
        <w:t>Page</w:t>
      </w:r>
    </w:p>
    <w:p w14:paraId="1FEA4885" w14:textId="77777777" w:rsidR="00B615CD" w:rsidRDefault="00487C12" w:rsidP="00487C12">
      <w:pPr>
        <w:pStyle w:val="MTParagraph"/>
        <w:numPr>
          <w:ilvl w:val="1"/>
          <w:numId w:val="9"/>
        </w:numPr>
      </w:pPr>
      <w:r>
        <w:t>Form elements</w:t>
      </w:r>
    </w:p>
    <w:p w14:paraId="1FEA4886" w14:textId="77777777" w:rsidR="00B615CD" w:rsidRDefault="00B615CD" w:rsidP="00487C12">
      <w:pPr>
        <w:pStyle w:val="MTParagraph"/>
        <w:numPr>
          <w:ilvl w:val="2"/>
          <w:numId w:val="9"/>
        </w:numPr>
      </w:pPr>
      <w:r>
        <w:lastRenderedPageBreak/>
        <w:t xml:space="preserve">Name: alphanumeric text field. 20 characters long. </w:t>
      </w:r>
      <w:r>
        <w:br/>
        <w:t>Placeholder: “Name”. Mandatory. Unique.</w:t>
      </w:r>
    </w:p>
    <w:p w14:paraId="1FEA4887" w14:textId="77777777" w:rsidR="00B615CD" w:rsidRDefault="00B615CD" w:rsidP="00487C12">
      <w:pPr>
        <w:pStyle w:val="MTParagraph"/>
        <w:numPr>
          <w:ilvl w:val="2"/>
          <w:numId w:val="9"/>
        </w:numPr>
      </w:pPr>
      <w:r>
        <w:t xml:space="preserve">Thumbnail: </w:t>
      </w:r>
      <w:r w:rsidR="00BA23DD">
        <w:t>image file input field</w:t>
      </w:r>
      <w:r>
        <w:t xml:space="preserve">. Types: JPG or PNG. Size: </w:t>
      </w:r>
      <w:r w:rsidR="00A04D63">
        <w:t>variable width, 40</w:t>
      </w:r>
      <w:r w:rsidR="00A04D63" w:rsidRPr="00A04D63">
        <w:t>px height.</w:t>
      </w:r>
      <w:r w:rsidR="00A04D63">
        <w:t xml:space="preserve"> </w:t>
      </w:r>
      <w:r>
        <w:t xml:space="preserve">Mandatory. </w:t>
      </w:r>
    </w:p>
    <w:p w14:paraId="1FEA4888" w14:textId="77777777" w:rsidR="00B615CD" w:rsidRDefault="00B615CD" w:rsidP="00487C12">
      <w:pPr>
        <w:pStyle w:val="MTParagraph"/>
        <w:numPr>
          <w:ilvl w:val="2"/>
          <w:numId w:val="9"/>
        </w:numPr>
      </w:pPr>
      <w:r>
        <w:t>Save: button. Submits the form.</w:t>
      </w:r>
    </w:p>
    <w:p w14:paraId="1FEA4889" w14:textId="77777777" w:rsidR="003F2489" w:rsidRDefault="003F2489" w:rsidP="00487C12">
      <w:pPr>
        <w:pStyle w:val="MTParagraph"/>
        <w:numPr>
          <w:ilvl w:val="2"/>
          <w:numId w:val="9"/>
        </w:numPr>
      </w:pPr>
      <w:r>
        <w:t>Cancel: returns to the listing page.</w:t>
      </w:r>
    </w:p>
    <w:p w14:paraId="1FEA488A" w14:textId="77777777" w:rsidR="00487C12" w:rsidRDefault="00487C12" w:rsidP="00487C12">
      <w:pPr>
        <w:pStyle w:val="MTParagraph"/>
        <w:numPr>
          <w:ilvl w:val="1"/>
          <w:numId w:val="9"/>
        </w:numPr>
      </w:pPr>
      <w:r>
        <w:t>Validations</w:t>
      </w:r>
    </w:p>
    <w:p w14:paraId="1FEA488B" w14:textId="396D155C" w:rsidR="00487C12" w:rsidRDefault="00487C12" w:rsidP="00487C12">
      <w:pPr>
        <w:pStyle w:val="MTParagraph"/>
        <w:numPr>
          <w:ilvl w:val="2"/>
          <w:numId w:val="9"/>
        </w:numPr>
      </w:pPr>
      <w:r>
        <w:t>Validate that mandatory fields are not empty.</w:t>
      </w:r>
      <w:r w:rsidR="005C76D0">
        <w:t xml:space="preserve"> Error message: “Please, complete the fields marked with an asterisk”.</w:t>
      </w:r>
    </w:p>
    <w:p w14:paraId="1FEA488C" w14:textId="2E871D15" w:rsidR="00487C12" w:rsidRDefault="00487C12" w:rsidP="00487C12">
      <w:pPr>
        <w:pStyle w:val="MTParagraph"/>
        <w:numPr>
          <w:ilvl w:val="2"/>
          <w:numId w:val="9"/>
        </w:numPr>
      </w:pPr>
      <w:r>
        <w:t>Validate unique fields.</w:t>
      </w:r>
      <w:r w:rsidR="005826F0">
        <w:t xml:space="preserve"> Error message: “A technology with that [field name] already exists. Please, enter a new one.”</w:t>
      </w:r>
    </w:p>
    <w:p w14:paraId="1FEA488D" w14:textId="2600F7EF" w:rsidR="00487C12" w:rsidRDefault="00487C12" w:rsidP="00487C12">
      <w:pPr>
        <w:pStyle w:val="MTParagraph"/>
        <w:numPr>
          <w:ilvl w:val="2"/>
          <w:numId w:val="9"/>
        </w:numPr>
      </w:pPr>
      <w:r>
        <w:t xml:space="preserve">Validate thumbnail image types. </w:t>
      </w:r>
      <w:r w:rsidR="005826F0">
        <w:t>Error message: “The selected image file type is not allowed. Please, choose a JPG or PNG file.”</w:t>
      </w:r>
    </w:p>
    <w:p w14:paraId="1FEA488E" w14:textId="77777777" w:rsidR="00487C12" w:rsidRDefault="00487C12" w:rsidP="00487C12">
      <w:pPr>
        <w:pStyle w:val="MTParagraph"/>
        <w:numPr>
          <w:ilvl w:val="2"/>
          <w:numId w:val="9"/>
        </w:numPr>
      </w:pPr>
      <w:r>
        <w:t>Resize thumbnail image to the corresponding size.</w:t>
      </w:r>
    </w:p>
    <w:p w14:paraId="1FEA488F" w14:textId="77777777" w:rsidR="00487C12" w:rsidRDefault="00487C12" w:rsidP="00487C12">
      <w:pPr>
        <w:pStyle w:val="MTParagraph"/>
        <w:numPr>
          <w:ilvl w:val="1"/>
          <w:numId w:val="9"/>
        </w:numPr>
      </w:pPr>
      <w:r>
        <w:t>Post-conditions</w:t>
      </w:r>
    </w:p>
    <w:p w14:paraId="1FEA4890" w14:textId="77777777" w:rsidR="00487C12" w:rsidRDefault="00487C12" w:rsidP="00487C12">
      <w:pPr>
        <w:pStyle w:val="MTParagraph"/>
        <w:numPr>
          <w:ilvl w:val="2"/>
          <w:numId w:val="9"/>
        </w:numPr>
      </w:pPr>
      <w:r>
        <w:t>If form is correct, element is created / updated. Otherwise, show error messages.</w:t>
      </w:r>
    </w:p>
    <w:p w14:paraId="28E15F03" w14:textId="28C4CE82" w:rsidR="003F695B" w:rsidRDefault="003F695B" w:rsidP="003F695B">
      <w:pPr>
        <w:pStyle w:val="MTParagraph"/>
        <w:numPr>
          <w:ilvl w:val="3"/>
          <w:numId w:val="9"/>
        </w:numPr>
      </w:pPr>
      <w:r>
        <w:t>Success message: “The technology has been created.”</w:t>
      </w:r>
    </w:p>
    <w:p w14:paraId="3D0FF972" w14:textId="36580786" w:rsidR="004464B1" w:rsidRDefault="003F695B" w:rsidP="003F695B">
      <w:pPr>
        <w:pStyle w:val="MTParagraph"/>
        <w:numPr>
          <w:ilvl w:val="3"/>
          <w:numId w:val="9"/>
        </w:numPr>
      </w:pPr>
      <w:r>
        <w:t>Error message: “There was an error: [show error]”</w:t>
      </w:r>
    </w:p>
    <w:p w14:paraId="543953FE" w14:textId="3B7CEBF0" w:rsidR="003F695B" w:rsidRPr="004464B1" w:rsidRDefault="004464B1" w:rsidP="004464B1">
      <w:p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  <w:rPr>
          <w:rFonts w:ascii="Calibri" w:eastAsia="Calibri" w:hAnsi="Calibri" w:cs="Calibri"/>
          <w:color w:val="auto"/>
          <w:kern w:val="24"/>
          <w:szCs w:val="23"/>
        </w:rPr>
      </w:pPr>
      <w:r>
        <w:br w:type="page"/>
      </w:r>
    </w:p>
    <w:p w14:paraId="1FEA4891" w14:textId="77777777" w:rsidR="00B615CD" w:rsidRDefault="00B615CD" w:rsidP="00B615CD">
      <w:pPr>
        <w:pStyle w:val="MTParagraph"/>
        <w:numPr>
          <w:ilvl w:val="0"/>
          <w:numId w:val="9"/>
        </w:numPr>
      </w:pPr>
      <w:r>
        <w:lastRenderedPageBreak/>
        <w:t xml:space="preserve">Listing </w:t>
      </w:r>
      <w:r w:rsidR="003F2489">
        <w:t>P</w:t>
      </w:r>
      <w:r w:rsidR="00487C12">
        <w:t>age elements</w:t>
      </w:r>
    </w:p>
    <w:p w14:paraId="1FEA4892" w14:textId="77777777" w:rsidR="003F2489" w:rsidRDefault="003F2489" w:rsidP="003F2489">
      <w:pPr>
        <w:pStyle w:val="MTParagraph"/>
        <w:numPr>
          <w:ilvl w:val="1"/>
          <w:numId w:val="9"/>
        </w:numPr>
      </w:pPr>
      <w:r>
        <w:t>Search form</w:t>
      </w:r>
    </w:p>
    <w:p w14:paraId="1FEA4893" w14:textId="77777777" w:rsidR="003F2489" w:rsidRDefault="003F2489" w:rsidP="003F2489">
      <w:pPr>
        <w:pStyle w:val="MTParagraph"/>
        <w:numPr>
          <w:ilvl w:val="2"/>
          <w:numId w:val="9"/>
        </w:numPr>
      </w:pPr>
      <w:r>
        <w:t>Search: alphanumeric input. Once the user starts typing, searches and filters all elements on the fly by name.</w:t>
      </w:r>
    </w:p>
    <w:p w14:paraId="1FEA4894" w14:textId="77777777" w:rsidR="003F2489" w:rsidRDefault="003F2489" w:rsidP="00487C12">
      <w:pPr>
        <w:pStyle w:val="MTParagraph"/>
        <w:numPr>
          <w:ilvl w:val="2"/>
          <w:numId w:val="9"/>
        </w:numPr>
      </w:pPr>
      <w:r>
        <w:t>Show: combo box. Label: “Show [combo box] entries”. Displays the selected number of elements in the list. On change, refreshes the list. Options: 20, 50, 100. Default: 20.</w:t>
      </w:r>
    </w:p>
    <w:p w14:paraId="1FEA4895" w14:textId="77777777" w:rsidR="00B615CD" w:rsidRDefault="00B615CD" w:rsidP="00B615CD">
      <w:pPr>
        <w:pStyle w:val="MTParagraph"/>
        <w:numPr>
          <w:ilvl w:val="1"/>
          <w:numId w:val="9"/>
        </w:numPr>
      </w:pPr>
      <w:r>
        <w:t>List columns</w:t>
      </w:r>
      <w:r w:rsidR="00EA792D">
        <w:t xml:space="preserve"> (clicking on the column’s name must order the list by that column)</w:t>
      </w:r>
    </w:p>
    <w:p w14:paraId="1FEA4896" w14:textId="77777777" w:rsidR="00B615CD" w:rsidRDefault="00B615CD" w:rsidP="00B615CD">
      <w:pPr>
        <w:pStyle w:val="MTParagraph"/>
        <w:numPr>
          <w:ilvl w:val="2"/>
          <w:numId w:val="9"/>
        </w:numPr>
      </w:pPr>
      <w:r>
        <w:t>Name: text.</w:t>
      </w:r>
      <w:r w:rsidR="00EA792D" w:rsidRPr="00EA792D">
        <w:t xml:space="preserve"> </w:t>
      </w:r>
      <w:r w:rsidR="00EA792D">
        <w:t>Links to the edit page.</w:t>
      </w:r>
    </w:p>
    <w:p w14:paraId="1FEA4897" w14:textId="77777777" w:rsidR="00B615CD" w:rsidRDefault="00B615CD" w:rsidP="00B615CD">
      <w:pPr>
        <w:pStyle w:val="MTParagraph"/>
        <w:numPr>
          <w:ilvl w:val="2"/>
          <w:numId w:val="9"/>
        </w:numPr>
      </w:pPr>
      <w:r>
        <w:t>Thumbnail: image.</w:t>
      </w:r>
    </w:p>
    <w:p w14:paraId="1FEA4898" w14:textId="77777777" w:rsidR="00B615CD" w:rsidRDefault="00B615CD" w:rsidP="00B615CD">
      <w:pPr>
        <w:pStyle w:val="MTParagraph"/>
        <w:numPr>
          <w:ilvl w:val="1"/>
          <w:numId w:val="9"/>
        </w:numPr>
      </w:pPr>
      <w:r>
        <w:t xml:space="preserve">Edit, Delete, Add buttons (or links). </w:t>
      </w:r>
      <w:r w:rsidR="003F2489">
        <w:t>(Edit can be accomplished by clicking on the element’s name).</w:t>
      </w:r>
    </w:p>
    <w:p w14:paraId="04045720" w14:textId="199CF722" w:rsidR="004464B1" w:rsidRDefault="004464B1" w:rsidP="004464B1">
      <w:pPr>
        <w:pStyle w:val="MTParagraph"/>
        <w:numPr>
          <w:ilvl w:val="2"/>
          <w:numId w:val="9"/>
        </w:numPr>
      </w:pPr>
      <w:r>
        <w:t>Delete confirmation message: “The selected technologies will be deleted. Any projects associated to these technologies will be unassociated. Would you like to continue?”</w:t>
      </w:r>
    </w:p>
    <w:p w14:paraId="1FEA4899" w14:textId="77777777" w:rsidR="003F2489" w:rsidRDefault="003F2489" w:rsidP="003F2489">
      <w:pPr>
        <w:pStyle w:val="MTParagraph"/>
        <w:numPr>
          <w:ilvl w:val="1"/>
          <w:numId w:val="9"/>
        </w:numPr>
      </w:pPr>
      <w:r>
        <w:t xml:space="preserve">Pagination. </w:t>
      </w:r>
    </w:p>
    <w:p w14:paraId="1FEA489A" w14:textId="77777777" w:rsidR="003F2489" w:rsidRDefault="003F2489" w:rsidP="003F2489">
      <w:pPr>
        <w:pStyle w:val="MTParagraph"/>
        <w:numPr>
          <w:ilvl w:val="2"/>
          <w:numId w:val="9"/>
        </w:numPr>
      </w:pPr>
      <w:r>
        <w:t xml:space="preserve">Text: “Showing [x] to [y] of [z] entries”. </w:t>
      </w:r>
    </w:p>
    <w:p w14:paraId="1FEA489B" w14:textId="77777777" w:rsidR="00ED11FF" w:rsidRDefault="003F2489" w:rsidP="00487C12">
      <w:pPr>
        <w:pStyle w:val="MTParagraph"/>
        <w:numPr>
          <w:ilvl w:val="2"/>
          <w:numId w:val="9"/>
        </w:numPr>
      </w:pPr>
      <w:r>
        <w:t>Buttons: First | Previous | 1 | 2 | 3 | (…) | Next | Last</w:t>
      </w:r>
    </w:p>
    <w:p w14:paraId="1FEA489C" w14:textId="77777777" w:rsidR="00ED11FF" w:rsidRPr="004C78B0" w:rsidRDefault="00ED11FF" w:rsidP="00ED11FF">
      <w:pPr>
        <w:pStyle w:val="MTParagraph"/>
        <w:rPr>
          <w:b/>
          <w:sz w:val="24"/>
        </w:rPr>
      </w:pPr>
      <w:r w:rsidRPr="004C78B0">
        <w:rPr>
          <w:b/>
          <w:sz w:val="24"/>
        </w:rPr>
        <w:t xml:space="preserve">User </w:t>
      </w:r>
      <w:r>
        <w:rPr>
          <w:b/>
          <w:sz w:val="24"/>
        </w:rPr>
        <w:t>Story 5</w:t>
      </w:r>
      <w:r w:rsidRPr="004C78B0">
        <w:rPr>
          <w:b/>
          <w:sz w:val="24"/>
        </w:rPr>
        <w:t xml:space="preserve"> - CMS </w:t>
      </w:r>
      <w:r>
        <w:rPr>
          <w:b/>
          <w:sz w:val="24"/>
        </w:rPr>
        <w:t>Social Media</w:t>
      </w:r>
      <w:r w:rsidRPr="004C78B0">
        <w:rPr>
          <w:b/>
          <w:sz w:val="24"/>
        </w:rPr>
        <w:t xml:space="preserve"> CRUD</w:t>
      </w:r>
    </w:p>
    <w:p w14:paraId="1FEA489D" w14:textId="77777777" w:rsidR="00ED11FF" w:rsidRPr="003F173E" w:rsidRDefault="00ED11FF" w:rsidP="00ED11FF">
      <w:pPr>
        <w:pStyle w:val="MTParagraph"/>
      </w:pPr>
      <w:r>
        <w:t>As an administrator, I want to create, edit, delete and list social media items, so they can be assigned to projects</w:t>
      </w:r>
      <w:r w:rsidR="00A04D63" w:rsidRPr="00A04D63">
        <w:t xml:space="preserve"> </w:t>
      </w:r>
      <w:r w:rsidR="00A04D63">
        <w:t>from the Projects CRUD.</w:t>
      </w:r>
    </w:p>
    <w:p w14:paraId="1FEA489E" w14:textId="77777777" w:rsidR="00ED11FF" w:rsidRDefault="00ED11FF" w:rsidP="00ED11FF">
      <w:pPr>
        <w:pStyle w:val="MTParagraph"/>
        <w:numPr>
          <w:ilvl w:val="0"/>
          <w:numId w:val="9"/>
        </w:numPr>
      </w:pPr>
      <w:r w:rsidRPr="00A44B67">
        <w:t>Description</w:t>
      </w:r>
    </w:p>
    <w:p w14:paraId="1FEA489F" w14:textId="77777777" w:rsidR="00ED11FF" w:rsidRDefault="00ED11FF" w:rsidP="00ED11FF">
      <w:pPr>
        <w:pStyle w:val="MTParagraph"/>
        <w:numPr>
          <w:ilvl w:val="1"/>
          <w:numId w:val="9"/>
        </w:numPr>
      </w:pPr>
      <w:r>
        <w:t xml:space="preserve">When the user goes to the Social Media Administration page of the CMS, a list of social media items will be displayed. User will be able to delete or edit any of the existing items, or add a new one. </w:t>
      </w:r>
    </w:p>
    <w:p w14:paraId="1FEA48A0" w14:textId="77777777" w:rsidR="00ED11FF" w:rsidRDefault="00487C12" w:rsidP="00ED11FF">
      <w:pPr>
        <w:pStyle w:val="MTParagraph"/>
        <w:numPr>
          <w:ilvl w:val="0"/>
          <w:numId w:val="9"/>
        </w:numPr>
      </w:pPr>
      <w:r>
        <w:t>Pre-conditions</w:t>
      </w:r>
    </w:p>
    <w:p w14:paraId="1FEA48A1" w14:textId="77777777" w:rsidR="00ED11FF" w:rsidRDefault="00ED11FF" w:rsidP="00ED11FF">
      <w:pPr>
        <w:pStyle w:val="MTParagraph"/>
        <w:numPr>
          <w:ilvl w:val="1"/>
          <w:numId w:val="9"/>
        </w:numPr>
      </w:pPr>
      <w:r>
        <w:t>User must be logged in.</w:t>
      </w:r>
    </w:p>
    <w:p w14:paraId="1FEA48A2" w14:textId="77777777" w:rsidR="00487C12" w:rsidRDefault="00EA792D" w:rsidP="00ED11FF">
      <w:pPr>
        <w:pStyle w:val="MTParagraph"/>
        <w:numPr>
          <w:ilvl w:val="0"/>
          <w:numId w:val="9"/>
        </w:numPr>
      </w:pPr>
      <w:r>
        <w:lastRenderedPageBreak/>
        <w:t xml:space="preserve">Create/Edit </w:t>
      </w:r>
      <w:r w:rsidR="00487C12">
        <w:t>Page</w:t>
      </w:r>
    </w:p>
    <w:p w14:paraId="1FEA48A3" w14:textId="77777777" w:rsidR="00ED11FF" w:rsidRDefault="00487C12" w:rsidP="00487C12">
      <w:pPr>
        <w:pStyle w:val="MTParagraph"/>
        <w:numPr>
          <w:ilvl w:val="1"/>
          <w:numId w:val="9"/>
        </w:numPr>
      </w:pPr>
      <w:r>
        <w:t>Form elements</w:t>
      </w:r>
    </w:p>
    <w:p w14:paraId="1FEA48A4" w14:textId="77777777" w:rsidR="00ED11FF" w:rsidRDefault="00ED11FF" w:rsidP="00487C12">
      <w:pPr>
        <w:pStyle w:val="MTParagraph"/>
        <w:numPr>
          <w:ilvl w:val="2"/>
          <w:numId w:val="9"/>
        </w:numPr>
      </w:pPr>
      <w:r>
        <w:t xml:space="preserve">Name: alphanumeric text field. 20 characters long. </w:t>
      </w:r>
      <w:r>
        <w:br/>
        <w:t>Placeholder: “Name”. Mandatory. Unique.</w:t>
      </w:r>
    </w:p>
    <w:p w14:paraId="1FEA48A5" w14:textId="77777777" w:rsidR="00ED11FF" w:rsidRDefault="00ED11FF" w:rsidP="00487C12">
      <w:pPr>
        <w:pStyle w:val="MTParagraph"/>
        <w:numPr>
          <w:ilvl w:val="2"/>
          <w:numId w:val="9"/>
        </w:numPr>
      </w:pPr>
      <w:r>
        <w:t xml:space="preserve">Thumbnail: </w:t>
      </w:r>
      <w:r w:rsidR="00BA23DD">
        <w:t>image file input field</w:t>
      </w:r>
      <w:r>
        <w:t xml:space="preserve">. Types: JPG or PNG. Size: 40x40px. Mandatory. </w:t>
      </w:r>
    </w:p>
    <w:p w14:paraId="1FEA48A6" w14:textId="77777777" w:rsidR="00ED11FF" w:rsidRDefault="00ED11FF" w:rsidP="00487C12">
      <w:pPr>
        <w:pStyle w:val="MTParagraph"/>
        <w:numPr>
          <w:ilvl w:val="2"/>
          <w:numId w:val="9"/>
        </w:numPr>
      </w:pPr>
      <w:r>
        <w:t>Save: button. Submits the form.</w:t>
      </w:r>
    </w:p>
    <w:p w14:paraId="1FEA48A7" w14:textId="77777777" w:rsidR="003F2489" w:rsidRDefault="003F2489" w:rsidP="00487C12">
      <w:pPr>
        <w:pStyle w:val="MTParagraph"/>
        <w:numPr>
          <w:ilvl w:val="2"/>
          <w:numId w:val="9"/>
        </w:numPr>
      </w:pPr>
      <w:r>
        <w:t>Cancel: returns to the listing page.</w:t>
      </w:r>
    </w:p>
    <w:p w14:paraId="1FEA48A8" w14:textId="77777777" w:rsidR="00487C12" w:rsidRDefault="00487C12" w:rsidP="00487C12">
      <w:pPr>
        <w:pStyle w:val="MTParagraph"/>
        <w:numPr>
          <w:ilvl w:val="1"/>
          <w:numId w:val="9"/>
        </w:numPr>
      </w:pPr>
      <w:r>
        <w:t>Validations</w:t>
      </w:r>
    </w:p>
    <w:p w14:paraId="1FEA48A9" w14:textId="31CEF381" w:rsidR="00487C12" w:rsidRDefault="00487C12" w:rsidP="00487C12">
      <w:pPr>
        <w:pStyle w:val="MTParagraph"/>
        <w:numPr>
          <w:ilvl w:val="2"/>
          <w:numId w:val="9"/>
        </w:numPr>
      </w:pPr>
      <w:r>
        <w:t>Validate that mandatory fields are not empty.</w:t>
      </w:r>
      <w:r w:rsidR="005C76D0">
        <w:t xml:space="preserve"> Error message: “Please, complete the fields marked with an asterisk”.</w:t>
      </w:r>
    </w:p>
    <w:p w14:paraId="1FEA48AA" w14:textId="6F7EAC6E" w:rsidR="00487C12" w:rsidRDefault="00487C12" w:rsidP="00487C12">
      <w:pPr>
        <w:pStyle w:val="MTParagraph"/>
        <w:numPr>
          <w:ilvl w:val="2"/>
          <w:numId w:val="9"/>
        </w:numPr>
      </w:pPr>
      <w:r>
        <w:t>Validate unique fields.</w:t>
      </w:r>
      <w:r w:rsidR="005826F0">
        <w:t xml:space="preserve"> Error message: “A social media itema with that [field name] already exists. Please, enter a new one.”</w:t>
      </w:r>
    </w:p>
    <w:p w14:paraId="1FEA48AB" w14:textId="0E345A94" w:rsidR="00487C12" w:rsidRDefault="00487C12" w:rsidP="00487C12">
      <w:pPr>
        <w:pStyle w:val="MTParagraph"/>
        <w:numPr>
          <w:ilvl w:val="2"/>
          <w:numId w:val="9"/>
        </w:numPr>
      </w:pPr>
      <w:r>
        <w:t xml:space="preserve">Validate thumbnail image types. </w:t>
      </w:r>
      <w:r w:rsidR="005826F0">
        <w:t>Error message: “The selected image file type is not allowed. Please, choose a JPG or PNG file.”</w:t>
      </w:r>
    </w:p>
    <w:p w14:paraId="1FEA48AC" w14:textId="77777777" w:rsidR="00487C12" w:rsidRDefault="00487C12" w:rsidP="00487C12">
      <w:pPr>
        <w:pStyle w:val="MTParagraph"/>
        <w:numPr>
          <w:ilvl w:val="2"/>
          <w:numId w:val="9"/>
        </w:numPr>
      </w:pPr>
      <w:r>
        <w:t>Resize thumbnail image to the corresponding size.</w:t>
      </w:r>
    </w:p>
    <w:p w14:paraId="213308FA" w14:textId="77777777" w:rsidR="003F695B" w:rsidRDefault="003F695B" w:rsidP="003F695B">
      <w:pPr>
        <w:pStyle w:val="MTParagraph"/>
        <w:ind w:left="2160"/>
      </w:pPr>
    </w:p>
    <w:p w14:paraId="1FEA48AD" w14:textId="77777777" w:rsidR="00487C12" w:rsidRDefault="00487C12" w:rsidP="00487C12">
      <w:pPr>
        <w:pStyle w:val="MTParagraph"/>
        <w:numPr>
          <w:ilvl w:val="1"/>
          <w:numId w:val="9"/>
        </w:numPr>
      </w:pPr>
      <w:r>
        <w:t>Post-conditions</w:t>
      </w:r>
    </w:p>
    <w:p w14:paraId="1FEA48AE" w14:textId="77777777" w:rsidR="00487C12" w:rsidRDefault="00487C12" w:rsidP="00487C12">
      <w:pPr>
        <w:pStyle w:val="MTParagraph"/>
        <w:numPr>
          <w:ilvl w:val="2"/>
          <w:numId w:val="9"/>
        </w:numPr>
      </w:pPr>
      <w:r>
        <w:t>If form is correct, element is created / updated. Otherwise, show error messages.</w:t>
      </w:r>
    </w:p>
    <w:p w14:paraId="2555B5F9" w14:textId="0F65F89B" w:rsidR="003F695B" w:rsidRDefault="003F695B" w:rsidP="003F695B">
      <w:pPr>
        <w:pStyle w:val="MTParagraph"/>
        <w:numPr>
          <w:ilvl w:val="3"/>
          <w:numId w:val="9"/>
        </w:numPr>
      </w:pPr>
      <w:r>
        <w:t>Success message: “The social media item has been created.”</w:t>
      </w:r>
    </w:p>
    <w:p w14:paraId="3DEC17B1" w14:textId="797F07A9" w:rsidR="003F695B" w:rsidRDefault="003F695B" w:rsidP="003F695B">
      <w:pPr>
        <w:pStyle w:val="MTParagraph"/>
        <w:numPr>
          <w:ilvl w:val="3"/>
          <w:numId w:val="9"/>
        </w:numPr>
      </w:pPr>
      <w:r>
        <w:t>Error message: “There was an error: [show error]”</w:t>
      </w:r>
    </w:p>
    <w:p w14:paraId="1FEA48AF" w14:textId="77777777" w:rsidR="00ED11FF" w:rsidRDefault="00ED11FF" w:rsidP="00ED11FF">
      <w:pPr>
        <w:pStyle w:val="MTParagraph"/>
        <w:numPr>
          <w:ilvl w:val="0"/>
          <w:numId w:val="9"/>
        </w:numPr>
      </w:pPr>
      <w:r>
        <w:t xml:space="preserve">Listing </w:t>
      </w:r>
      <w:r w:rsidR="003F2489">
        <w:t>P</w:t>
      </w:r>
      <w:r w:rsidR="00487C12">
        <w:t>age elements</w:t>
      </w:r>
    </w:p>
    <w:p w14:paraId="1FEA48B0" w14:textId="77777777" w:rsidR="003F2489" w:rsidRDefault="003F2489" w:rsidP="003F2489">
      <w:pPr>
        <w:pStyle w:val="MTParagraph"/>
        <w:numPr>
          <w:ilvl w:val="1"/>
          <w:numId w:val="9"/>
        </w:numPr>
      </w:pPr>
      <w:r>
        <w:t>Search form</w:t>
      </w:r>
    </w:p>
    <w:p w14:paraId="1FEA48B1" w14:textId="77777777" w:rsidR="003F2489" w:rsidRDefault="003F2489" w:rsidP="003F2489">
      <w:pPr>
        <w:pStyle w:val="MTParagraph"/>
        <w:numPr>
          <w:ilvl w:val="2"/>
          <w:numId w:val="9"/>
        </w:numPr>
      </w:pPr>
      <w:r>
        <w:t>Search: alphanumeric input. Once the user starts typing, searches and filters all elements on the fly by name.</w:t>
      </w:r>
    </w:p>
    <w:p w14:paraId="1FEA48B2" w14:textId="77777777" w:rsidR="003F2489" w:rsidRDefault="003F2489" w:rsidP="003F2489">
      <w:pPr>
        <w:pStyle w:val="MTParagraph"/>
        <w:numPr>
          <w:ilvl w:val="2"/>
          <w:numId w:val="9"/>
        </w:numPr>
      </w:pPr>
      <w:r>
        <w:lastRenderedPageBreak/>
        <w:t>Show: combo box. Label: “Show [combo box] entries”. Displays the selected number of elements in the list. On change, refreshes the list. Options: 20, 50, 100. Default: 20.</w:t>
      </w:r>
    </w:p>
    <w:p w14:paraId="1FEA48B3" w14:textId="77777777" w:rsidR="00ED11FF" w:rsidRDefault="00ED11FF" w:rsidP="00ED11FF">
      <w:pPr>
        <w:pStyle w:val="MTParagraph"/>
        <w:numPr>
          <w:ilvl w:val="1"/>
          <w:numId w:val="9"/>
        </w:numPr>
      </w:pPr>
      <w:r>
        <w:t>List columns</w:t>
      </w:r>
      <w:r w:rsidR="00EA792D">
        <w:t xml:space="preserve"> (clicking on the column’s name must order the list by that column)</w:t>
      </w:r>
    </w:p>
    <w:p w14:paraId="1FEA48B4" w14:textId="77777777" w:rsidR="00ED11FF" w:rsidRDefault="00ED11FF" w:rsidP="00ED11FF">
      <w:pPr>
        <w:pStyle w:val="MTParagraph"/>
        <w:numPr>
          <w:ilvl w:val="2"/>
          <w:numId w:val="9"/>
        </w:numPr>
      </w:pPr>
      <w:r>
        <w:t>Name: text.</w:t>
      </w:r>
      <w:r w:rsidR="00EA792D" w:rsidRPr="00EA792D">
        <w:t xml:space="preserve"> </w:t>
      </w:r>
      <w:r w:rsidR="00EA792D">
        <w:t>Links to the edit page.</w:t>
      </w:r>
    </w:p>
    <w:p w14:paraId="1FEA48B5" w14:textId="77777777" w:rsidR="00ED11FF" w:rsidRDefault="00ED11FF" w:rsidP="00ED11FF">
      <w:pPr>
        <w:pStyle w:val="MTParagraph"/>
        <w:numPr>
          <w:ilvl w:val="2"/>
          <w:numId w:val="9"/>
        </w:numPr>
      </w:pPr>
      <w:r>
        <w:t>Thumbnail: image.</w:t>
      </w:r>
    </w:p>
    <w:p w14:paraId="1FEA48B6" w14:textId="77777777" w:rsidR="003F2489" w:rsidRDefault="00ED11FF" w:rsidP="003F2489">
      <w:pPr>
        <w:pStyle w:val="MTParagraph"/>
        <w:numPr>
          <w:ilvl w:val="1"/>
          <w:numId w:val="9"/>
        </w:numPr>
      </w:pPr>
      <w:r>
        <w:t xml:space="preserve">Edit, Delete, Add buttons (or links). </w:t>
      </w:r>
      <w:r w:rsidR="003F2489">
        <w:t>(Edit can be accomplished by clicking on the element’s name).</w:t>
      </w:r>
    </w:p>
    <w:p w14:paraId="35C1A2B4" w14:textId="3E0F74ED" w:rsidR="004464B1" w:rsidRDefault="004464B1" w:rsidP="004464B1">
      <w:pPr>
        <w:pStyle w:val="MTParagraph"/>
        <w:numPr>
          <w:ilvl w:val="2"/>
          <w:numId w:val="9"/>
        </w:numPr>
      </w:pPr>
      <w:r>
        <w:t>Delete confirmation message: “The selected social media items will be deleted. Any projects associated to these social media items will be unassociated. Would you like to continue?”</w:t>
      </w:r>
    </w:p>
    <w:p w14:paraId="42741BA5" w14:textId="77777777" w:rsidR="004464B1" w:rsidRDefault="004464B1" w:rsidP="004464B1">
      <w:pPr>
        <w:pStyle w:val="MTParagraph"/>
        <w:ind w:left="2160"/>
      </w:pPr>
    </w:p>
    <w:p w14:paraId="1FEA48B7" w14:textId="77777777" w:rsidR="003F2489" w:rsidRDefault="00487C12" w:rsidP="003F2489">
      <w:pPr>
        <w:pStyle w:val="MTParagraph"/>
        <w:numPr>
          <w:ilvl w:val="1"/>
          <w:numId w:val="9"/>
        </w:numPr>
      </w:pPr>
      <w:r>
        <w:t>Pagination</w:t>
      </w:r>
    </w:p>
    <w:p w14:paraId="1FEA48B8" w14:textId="77777777" w:rsidR="003F2489" w:rsidRDefault="003F2489" w:rsidP="003F2489">
      <w:pPr>
        <w:pStyle w:val="MTParagraph"/>
        <w:numPr>
          <w:ilvl w:val="2"/>
          <w:numId w:val="9"/>
        </w:numPr>
      </w:pPr>
      <w:r>
        <w:t xml:space="preserve">Text: “Showing [x] to [y] of [z] entries”. </w:t>
      </w:r>
    </w:p>
    <w:p w14:paraId="1FEA48B9" w14:textId="77777777" w:rsidR="00ED11FF" w:rsidRDefault="003F2489" w:rsidP="003F2489">
      <w:pPr>
        <w:pStyle w:val="MTParagraph"/>
        <w:numPr>
          <w:ilvl w:val="2"/>
          <w:numId w:val="9"/>
        </w:numPr>
      </w:pPr>
      <w:r>
        <w:t>Buttons: First | Previous | 1 | 2 | 3 | (…) | Next | Last</w:t>
      </w:r>
    </w:p>
    <w:p w14:paraId="1FEA48BA" w14:textId="77777777" w:rsidR="001555A5" w:rsidRDefault="001555A5" w:rsidP="001555A5">
      <w:pPr>
        <w:pStyle w:val="MTParagraph"/>
        <w:ind w:left="1440"/>
      </w:pPr>
    </w:p>
    <w:p w14:paraId="1FEA48BB" w14:textId="77777777" w:rsidR="00ED11FF" w:rsidRPr="003D7D58" w:rsidRDefault="001555A5" w:rsidP="001555A5">
      <w:pPr>
        <w:pStyle w:val="Heading2"/>
      </w:pPr>
      <w:bookmarkStart w:id="14" w:name="_Toc398301029"/>
      <w:r w:rsidRPr="005911D3">
        <w:t>Project</w:t>
      </w:r>
      <w:r>
        <w:t xml:space="preserve">s Administration </w:t>
      </w:r>
      <w:r w:rsidR="000761CC">
        <w:t>P</w:t>
      </w:r>
      <w:r>
        <w:t>age</w:t>
      </w:r>
      <w:bookmarkEnd w:id="14"/>
    </w:p>
    <w:p w14:paraId="1FEA48BC" w14:textId="77777777" w:rsidR="00ED11FF" w:rsidRPr="004C78B0" w:rsidRDefault="00ED11FF" w:rsidP="00ED11FF">
      <w:pPr>
        <w:pStyle w:val="MTParagraph"/>
        <w:rPr>
          <w:b/>
          <w:sz w:val="24"/>
        </w:rPr>
      </w:pPr>
      <w:r w:rsidRPr="004C78B0">
        <w:rPr>
          <w:b/>
          <w:sz w:val="24"/>
        </w:rPr>
        <w:t xml:space="preserve">User </w:t>
      </w:r>
      <w:r>
        <w:rPr>
          <w:b/>
          <w:sz w:val="24"/>
        </w:rPr>
        <w:t>Story 6</w:t>
      </w:r>
      <w:r w:rsidRPr="004C78B0">
        <w:rPr>
          <w:b/>
          <w:sz w:val="24"/>
        </w:rPr>
        <w:t xml:space="preserve"> - CMS </w:t>
      </w:r>
      <w:r>
        <w:rPr>
          <w:b/>
          <w:sz w:val="24"/>
        </w:rPr>
        <w:t>Projects</w:t>
      </w:r>
      <w:r w:rsidRPr="004C78B0">
        <w:rPr>
          <w:b/>
          <w:sz w:val="24"/>
        </w:rPr>
        <w:t xml:space="preserve"> CRUD</w:t>
      </w:r>
    </w:p>
    <w:p w14:paraId="1FEA48BD" w14:textId="77777777" w:rsidR="00ED11FF" w:rsidRPr="003F173E" w:rsidRDefault="00ED11FF" w:rsidP="00ED11FF">
      <w:pPr>
        <w:pStyle w:val="MTParagraph"/>
      </w:pPr>
      <w:r>
        <w:t xml:space="preserve">As an administrator, I want to create, edit, delete and list projects, so they are displayed in the showcase landing page and </w:t>
      </w:r>
      <w:r w:rsidR="00A04D63">
        <w:t>their</w:t>
      </w:r>
      <w:r>
        <w:t xml:space="preserve"> information is shown in the projects details.</w:t>
      </w:r>
    </w:p>
    <w:p w14:paraId="1FEA48BE" w14:textId="77777777" w:rsidR="00ED11FF" w:rsidRDefault="00ED11FF" w:rsidP="00ED11FF">
      <w:pPr>
        <w:pStyle w:val="MTParagraph"/>
        <w:numPr>
          <w:ilvl w:val="0"/>
          <w:numId w:val="9"/>
        </w:numPr>
      </w:pPr>
      <w:r w:rsidRPr="00A44B67">
        <w:t>Description</w:t>
      </w:r>
    </w:p>
    <w:p w14:paraId="1FEA48BF" w14:textId="77777777" w:rsidR="00ED11FF" w:rsidRDefault="00ED11FF" w:rsidP="00ED11FF">
      <w:pPr>
        <w:pStyle w:val="MTParagraph"/>
        <w:numPr>
          <w:ilvl w:val="1"/>
          <w:numId w:val="9"/>
        </w:numPr>
      </w:pPr>
      <w:r>
        <w:t xml:space="preserve">When the user goes to the Projects Administration page of the CMS, a list of projects will be displayed. User will be able to delete or edit any of the existing items, or add a new one. </w:t>
      </w:r>
    </w:p>
    <w:p w14:paraId="1FEA48C0" w14:textId="77777777" w:rsidR="00ED11FF" w:rsidRDefault="00487C12" w:rsidP="00ED11FF">
      <w:pPr>
        <w:pStyle w:val="MTParagraph"/>
        <w:numPr>
          <w:ilvl w:val="0"/>
          <w:numId w:val="9"/>
        </w:numPr>
      </w:pPr>
      <w:r>
        <w:t>Pre-conditions</w:t>
      </w:r>
    </w:p>
    <w:p w14:paraId="1FEA48C1" w14:textId="77777777" w:rsidR="00ED11FF" w:rsidRDefault="00ED11FF" w:rsidP="00ED11FF">
      <w:pPr>
        <w:pStyle w:val="MTParagraph"/>
        <w:numPr>
          <w:ilvl w:val="1"/>
          <w:numId w:val="9"/>
        </w:numPr>
      </w:pPr>
      <w:r>
        <w:t>User must be logged in.</w:t>
      </w:r>
    </w:p>
    <w:p w14:paraId="55FEFAEB" w14:textId="77777777" w:rsidR="003F695B" w:rsidRDefault="003F695B" w:rsidP="003F695B">
      <w:pPr>
        <w:pStyle w:val="MTParagraph"/>
        <w:ind w:left="1440"/>
      </w:pPr>
    </w:p>
    <w:p w14:paraId="1FEA48C2" w14:textId="77777777" w:rsidR="00487C12" w:rsidRDefault="00EA792D" w:rsidP="00ED11FF">
      <w:pPr>
        <w:pStyle w:val="MTParagraph"/>
        <w:numPr>
          <w:ilvl w:val="0"/>
          <w:numId w:val="9"/>
        </w:numPr>
      </w:pPr>
      <w:r>
        <w:lastRenderedPageBreak/>
        <w:t xml:space="preserve">Create/Edit </w:t>
      </w:r>
    </w:p>
    <w:p w14:paraId="1FEA48C3" w14:textId="77777777" w:rsidR="00ED11FF" w:rsidRDefault="00487C12" w:rsidP="00487C12">
      <w:pPr>
        <w:pStyle w:val="MTParagraph"/>
        <w:numPr>
          <w:ilvl w:val="1"/>
          <w:numId w:val="9"/>
        </w:numPr>
      </w:pPr>
      <w:r>
        <w:t>Form elements</w:t>
      </w:r>
    </w:p>
    <w:p w14:paraId="1FEA48C4" w14:textId="77777777" w:rsidR="00BA23DD" w:rsidRDefault="00544C14" w:rsidP="00487C12">
      <w:pPr>
        <w:pStyle w:val="MTParagraph"/>
        <w:numPr>
          <w:ilvl w:val="2"/>
          <w:numId w:val="9"/>
        </w:numPr>
      </w:pPr>
      <w:r>
        <w:t xml:space="preserve">Project </w:t>
      </w:r>
      <w:r w:rsidR="00BA23DD">
        <w:t xml:space="preserve">Name: alphanumeric text field. 50 characters long. </w:t>
      </w:r>
      <w:r w:rsidR="00BA23DD">
        <w:br/>
        <w:t>Placeholder: “</w:t>
      </w:r>
      <w:r>
        <w:t>Project Name</w:t>
      </w:r>
      <w:r w:rsidR="00BA23DD">
        <w:t>”. Mandatory. Unique.</w:t>
      </w:r>
    </w:p>
    <w:p w14:paraId="1FEA48C5" w14:textId="77777777" w:rsidR="00BA23DD" w:rsidRDefault="00A04D63" w:rsidP="00487C12">
      <w:pPr>
        <w:pStyle w:val="MTParagraph"/>
        <w:numPr>
          <w:ilvl w:val="2"/>
          <w:numId w:val="9"/>
        </w:numPr>
      </w:pPr>
      <w:r>
        <w:t>Overview</w:t>
      </w:r>
      <w:r w:rsidR="00BA23DD">
        <w:t xml:space="preserve">: alphanumeric text field. </w:t>
      </w:r>
      <w:r>
        <w:t>400</w:t>
      </w:r>
      <w:r w:rsidR="00BA23DD">
        <w:t xml:space="preserve"> characters long. </w:t>
      </w:r>
      <w:r w:rsidR="00BA23DD">
        <w:br/>
        <w:t>Placeholder: “</w:t>
      </w:r>
      <w:r>
        <w:t>Overview</w:t>
      </w:r>
      <w:r w:rsidR="00BA23DD">
        <w:t>”. Mandatory.</w:t>
      </w:r>
    </w:p>
    <w:p w14:paraId="1FEA48C6" w14:textId="572E7A01" w:rsidR="00BA23DD" w:rsidRDefault="00954C61" w:rsidP="00487C12">
      <w:pPr>
        <w:pStyle w:val="MTParagraph"/>
        <w:numPr>
          <w:ilvl w:val="2"/>
          <w:numId w:val="9"/>
        </w:numPr>
      </w:pPr>
      <w:r>
        <w:t>Category</w:t>
      </w:r>
      <w:r w:rsidR="00BA23DD">
        <w:t>: multiple selects. List is pulled from the database. At least one item must be selected. Placeholder: “</w:t>
      </w:r>
      <w:r>
        <w:t>Category</w:t>
      </w:r>
      <w:r w:rsidR="00BA23DD">
        <w:t>”.</w:t>
      </w:r>
    </w:p>
    <w:p w14:paraId="1FEA48C7" w14:textId="27183E28" w:rsidR="00BA23DD" w:rsidRDefault="00954C61" w:rsidP="00487C12">
      <w:pPr>
        <w:pStyle w:val="MTParagraph"/>
        <w:numPr>
          <w:ilvl w:val="2"/>
          <w:numId w:val="9"/>
        </w:numPr>
      </w:pPr>
      <w:r>
        <w:t>Type of Project</w:t>
      </w:r>
      <w:r w:rsidR="00BA23DD">
        <w:t xml:space="preserve">: multiple selects. List is pulled from the database. At least one item must be selected. </w:t>
      </w:r>
      <w:r>
        <w:t>Placeholder: “Type of Project</w:t>
      </w:r>
      <w:r w:rsidR="00BA23DD">
        <w:t>”.</w:t>
      </w:r>
    </w:p>
    <w:p w14:paraId="1FEA48C8" w14:textId="77777777" w:rsidR="00BA23DD" w:rsidRDefault="00BA23DD" w:rsidP="00487C12">
      <w:pPr>
        <w:pStyle w:val="MTParagraph"/>
        <w:numPr>
          <w:ilvl w:val="2"/>
          <w:numId w:val="9"/>
        </w:numPr>
      </w:pPr>
      <w:r>
        <w:t>Technologies: multiple selects. List is pulled from the database. At least one item must be selected. Placeholder: “Technologies”.</w:t>
      </w:r>
    </w:p>
    <w:p w14:paraId="1FEA48C9" w14:textId="77777777" w:rsidR="00BA23DD" w:rsidRDefault="00BA23DD" w:rsidP="00487C12">
      <w:pPr>
        <w:pStyle w:val="MTParagraph"/>
        <w:numPr>
          <w:ilvl w:val="2"/>
          <w:numId w:val="9"/>
        </w:numPr>
      </w:pPr>
      <w:r>
        <w:t>URL</w:t>
      </w:r>
      <w:r w:rsidR="00A823EA">
        <w:t xml:space="preserve">: alphanumeric text field. 100 characters long. </w:t>
      </w:r>
      <w:r w:rsidR="00A823EA">
        <w:br/>
        <w:t>Placeholder: “URL”. Optional.</w:t>
      </w:r>
    </w:p>
    <w:p w14:paraId="1FEA48CA" w14:textId="2B646E59" w:rsidR="00BA23DD" w:rsidRDefault="00BA23DD" w:rsidP="00487C12">
      <w:pPr>
        <w:pStyle w:val="MTParagraph"/>
        <w:numPr>
          <w:ilvl w:val="2"/>
          <w:numId w:val="9"/>
        </w:numPr>
      </w:pPr>
      <w:r>
        <w:t>Client</w:t>
      </w:r>
      <w:r w:rsidR="00A823EA">
        <w:t xml:space="preserve">: alphanumeric text field. 50 characters long. </w:t>
      </w:r>
      <w:r w:rsidR="00A823EA">
        <w:br/>
        <w:t>Placeholder: “</w:t>
      </w:r>
      <w:r w:rsidR="00D86AC9">
        <w:t>Client</w:t>
      </w:r>
      <w:r w:rsidR="00A823EA">
        <w:t xml:space="preserve">”. </w:t>
      </w:r>
      <w:r w:rsidR="00A823EA" w:rsidRPr="00A04D63">
        <w:t>Mandatory</w:t>
      </w:r>
      <w:r w:rsidR="00A823EA">
        <w:t>.</w:t>
      </w:r>
      <w:ins w:id="15" w:author="Author">
        <w:r w:rsidR="00AD6CE3">
          <w:br/>
          <w:t>Nice to have: save client name into a different table. Use autocomplete to pull clients’ names. If the client already exists in the table, use its ID. If not, create a new client and get the new ID.</w:t>
        </w:r>
      </w:ins>
    </w:p>
    <w:p w14:paraId="1FEA48CB" w14:textId="0A1CBD6A" w:rsidR="00BA23DD" w:rsidRDefault="00BA23DD" w:rsidP="00487C12">
      <w:pPr>
        <w:pStyle w:val="MTParagraph"/>
        <w:numPr>
          <w:ilvl w:val="2"/>
          <w:numId w:val="9"/>
        </w:numPr>
      </w:pPr>
      <w:r>
        <w:t>Partner</w:t>
      </w:r>
      <w:r w:rsidR="00A823EA">
        <w:t xml:space="preserve">: alphanumeric text field. 50 characters long. </w:t>
      </w:r>
      <w:r w:rsidR="00A823EA">
        <w:br/>
        <w:t>Placeholder: “</w:t>
      </w:r>
      <w:r w:rsidR="00D86AC9">
        <w:t>Partner</w:t>
      </w:r>
      <w:r w:rsidR="00A823EA">
        <w:t xml:space="preserve">”. </w:t>
      </w:r>
      <w:r w:rsidR="00A823EA" w:rsidRPr="00A04D63">
        <w:t>Mandatory</w:t>
      </w:r>
      <w:r w:rsidR="00A823EA">
        <w:t xml:space="preserve">. </w:t>
      </w:r>
      <w:ins w:id="16" w:author="Author">
        <w:r w:rsidR="00AD6CE3">
          <w:br/>
          <w:t>Nice to have: save partner name into a different table. Use autocomplete to pull partners’ names. If the partner already exists in the table, use its ID. If not, create a new client and get the new ID.</w:t>
        </w:r>
      </w:ins>
    </w:p>
    <w:p w14:paraId="1FEA48CC" w14:textId="77777777" w:rsidR="00BA23DD" w:rsidRDefault="00BA23DD" w:rsidP="00487C12">
      <w:pPr>
        <w:pStyle w:val="MTParagraph"/>
        <w:numPr>
          <w:ilvl w:val="2"/>
          <w:numId w:val="9"/>
        </w:numPr>
      </w:pPr>
      <w:r>
        <w:t>Year</w:t>
      </w:r>
      <w:r w:rsidR="00A823EA">
        <w:t xml:space="preserve">: numeric field. 4 digits. </w:t>
      </w:r>
      <w:r w:rsidR="00A823EA" w:rsidRPr="00A04D63">
        <w:t>Mandatory</w:t>
      </w:r>
      <w:r w:rsidR="00A823EA">
        <w:t>.</w:t>
      </w:r>
    </w:p>
    <w:p w14:paraId="1FEA48CD" w14:textId="77777777" w:rsidR="00ED11FF" w:rsidRDefault="00BA2BBB" w:rsidP="00487C12">
      <w:pPr>
        <w:pStyle w:val="MTParagraph"/>
        <w:numPr>
          <w:ilvl w:val="2"/>
          <w:numId w:val="9"/>
        </w:numPr>
      </w:pPr>
      <w:r>
        <w:t>Site</w:t>
      </w:r>
      <w:r w:rsidR="00A04D63">
        <w:t xml:space="preserve"> </w:t>
      </w:r>
      <w:r w:rsidR="00BA23DD">
        <w:t>Logo</w:t>
      </w:r>
      <w:r w:rsidR="00ED11FF">
        <w:t xml:space="preserve">: </w:t>
      </w:r>
      <w:r w:rsidR="00BA23DD">
        <w:t>image file input field</w:t>
      </w:r>
      <w:r w:rsidR="00ED11FF">
        <w:t xml:space="preserve">. Types: JPG or PNG. Size: </w:t>
      </w:r>
      <w:r w:rsidR="00A04D63">
        <w:t>180x180</w:t>
      </w:r>
      <w:r w:rsidR="00ED11FF" w:rsidRPr="00A04D63">
        <w:t>px.</w:t>
      </w:r>
      <w:r w:rsidR="00ED11FF">
        <w:t xml:space="preserve"> </w:t>
      </w:r>
      <w:r w:rsidR="00ED11FF" w:rsidRPr="00A04D63">
        <w:t>Mandatory</w:t>
      </w:r>
      <w:r w:rsidR="00ED11FF">
        <w:t xml:space="preserve">. </w:t>
      </w:r>
    </w:p>
    <w:p w14:paraId="1FEA48CE" w14:textId="77777777" w:rsidR="00BA23DD" w:rsidRDefault="00A04D63" w:rsidP="00487C12">
      <w:pPr>
        <w:pStyle w:val="MTParagraph"/>
        <w:numPr>
          <w:ilvl w:val="2"/>
          <w:numId w:val="9"/>
        </w:numPr>
      </w:pPr>
      <w:r w:rsidRPr="00544C14">
        <w:t>Project</w:t>
      </w:r>
      <w:r w:rsidR="00BA23DD">
        <w:t xml:space="preserve"> Image</w:t>
      </w:r>
      <w:r>
        <w:t>s</w:t>
      </w:r>
      <w:r w:rsidR="00BA23DD">
        <w:t>:</w:t>
      </w:r>
      <w:r w:rsidR="00544C14">
        <w:t xml:space="preserve"> multiple</w:t>
      </w:r>
      <w:r w:rsidR="00BA23DD">
        <w:t xml:space="preserve"> image file input field</w:t>
      </w:r>
      <w:r w:rsidR="00544C14">
        <w:t xml:space="preserve"> (must allow to add all necessary amount of images, and remove them as well)</w:t>
      </w:r>
      <w:r w:rsidR="00BA23DD">
        <w:t xml:space="preserve">. Types: JPG or PNG. Size: </w:t>
      </w:r>
      <w:r>
        <w:t>1366</w:t>
      </w:r>
      <w:r w:rsidRPr="00A04D63">
        <w:t>x</w:t>
      </w:r>
      <w:r>
        <w:t>712</w:t>
      </w:r>
      <w:r w:rsidR="00BA23DD" w:rsidRPr="00A04D63">
        <w:t>px.</w:t>
      </w:r>
      <w:r w:rsidR="00BA23DD">
        <w:t xml:space="preserve"> </w:t>
      </w:r>
      <w:r w:rsidR="00BA23DD" w:rsidRPr="00A04D63">
        <w:t>Mandatory</w:t>
      </w:r>
      <w:r w:rsidR="00BA23DD">
        <w:t xml:space="preserve">. </w:t>
      </w:r>
    </w:p>
    <w:p w14:paraId="1FEA48CF" w14:textId="77777777" w:rsidR="00BA23DD" w:rsidRDefault="00A04D63" w:rsidP="00487C12">
      <w:pPr>
        <w:pStyle w:val="MTParagraph"/>
        <w:numPr>
          <w:ilvl w:val="2"/>
          <w:numId w:val="9"/>
        </w:numPr>
      </w:pPr>
      <w:r>
        <w:lastRenderedPageBreak/>
        <w:t>Project Thumbnail</w:t>
      </w:r>
      <w:r w:rsidR="00BA23DD">
        <w:t xml:space="preserve">: image file input field. Types: JPG or PNG. Size: </w:t>
      </w:r>
      <w:r>
        <w:t>3</w:t>
      </w:r>
      <w:r w:rsidR="00BA23DD" w:rsidRPr="00A04D63">
        <w:t>40x</w:t>
      </w:r>
      <w:r>
        <w:t>3</w:t>
      </w:r>
      <w:r w:rsidR="00BA23DD" w:rsidRPr="00A04D63">
        <w:t>40px.</w:t>
      </w:r>
      <w:r w:rsidR="00BA23DD">
        <w:t xml:space="preserve"> </w:t>
      </w:r>
      <w:r w:rsidR="00BA23DD" w:rsidRPr="00A04D63">
        <w:t>Mandatory</w:t>
      </w:r>
      <w:r w:rsidR="00BA23DD">
        <w:t xml:space="preserve">. </w:t>
      </w:r>
    </w:p>
    <w:p w14:paraId="1FEA48D0" w14:textId="77777777" w:rsidR="00ED11FF" w:rsidRDefault="00ED11FF" w:rsidP="00487C12">
      <w:pPr>
        <w:pStyle w:val="MTParagraph"/>
        <w:numPr>
          <w:ilvl w:val="2"/>
          <w:numId w:val="9"/>
        </w:numPr>
      </w:pPr>
      <w:r>
        <w:t>Save: button. Submits the form.</w:t>
      </w:r>
    </w:p>
    <w:p w14:paraId="1FEA48D1" w14:textId="77777777" w:rsidR="003F2489" w:rsidRDefault="003F2489" w:rsidP="00487C12">
      <w:pPr>
        <w:pStyle w:val="MTParagraph"/>
        <w:numPr>
          <w:ilvl w:val="2"/>
          <w:numId w:val="9"/>
        </w:numPr>
      </w:pPr>
      <w:r>
        <w:t>Cancel: returns to the listing page.</w:t>
      </w:r>
    </w:p>
    <w:p w14:paraId="31ECF472" w14:textId="77777777" w:rsidR="003F695B" w:rsidRDefault="003F695B" w:rsidP="003F695B">
      <w:pPr>
        <w:pStyle w:val="MTParagraph"/>
        <w:ind w:left="2160"/>
      </w:pPr>
    </w:p>
    <w:p w14:paraId="1FEA48D2" w14:textId="77777777" w:rsidR="00487C12" w:rsidRDefault="00487C12" w:rsidP="00487C12">
      <w:pPr>
        <w:pStyle w:val="MTParagraph"/>
        <w:numPr>
          <w:ilvl w:val="1"/>
          <w:numId w:val="9"/>
        </w:numPr>
      </w:pPr>
      <w:r>
        <w:t xml:space="preserve">Validations </w:t>
      </w:r>
    </w:p>
    <w:p w14:paraId="1FEA48D3" w14:textId="77777777" w:rsidR="00487C12" w:rsidRDefault="00487C12" w:rsidP="00487C12">
      <w:pPr>
        <w:pStyle w:val="MTParagraph"/>
        <w:numPr>
          <w:ilvl w:val="2"/>
          <w:numId w:val="9"/>
        </w:numPr>
      </w:pPr>
      <w:r>
        <w:t>Validate that mandatory fields are not empty.</w:t>
      </w:r>
    </w:p>
    <w:p w14:paraId="1FEA48D4" w14:textId="40D19DDA" w:rsidR="00487C12" w:rsidRDefault="00487C12" w:rsidP="00487C12">
      <w:pPr>
        <w:pStyle w:val="MTParagraph"/>
        <w:numPr>
          <w:ilvl w:val="2"/>
          <w:numId w:val="9"/>
        </w:numPr>
      </w:pPr>
      <w:r>
        <w:t>Validate unique fields.</w:t>
      </w:r>
      <w:r w:rsidR="005826F0">
        <w:t xml:space="preserve"> Error message: “A project with that [field name] already exists. Please, enter a new one.”</w:t>
      </w:r>
    </w:p>
    <w:p w14:paraId="1FEA48D5" w14:textId="47B81E0A" w:rsidR="00487C12" w:rsidRDefault="00487C12" w:rsidP="00487C12">
      <w:pPr>
        <w:pStyle w:val="MTParagraph"/>
        <w:numPr>
          <w:ilvl w:val="2"/>
          <w:numId w:val="9"/>
        </w:numPr>
      </w:pPr>
      <w:r>
        <w:t>Validate URL format.</w:t>
      </w:r>
      <w:r w:rsidR="005826F0" w:rsidRPr="005826F0">
        <w:t xml:space="preserve"> </w:t>
      </w:r>
      <w:r w:rsidR="005826F0">
        <w:t>Error message: “The entered URL is not valid. Please, enter a new one.”</w:t>
      </w:r>
    </w:p>
    <w:p w14:paraId="1FEA48D6" w14:textId="07281DE9" w:rsidR="00487C12" w:rsidRDefault="00487C12" w:rsidP="00487C12">
      <w:pPr>
        <w:pStyle w:val="MTParagraph"/>
        <w:numPr>
          <w:ilvl w:val="2"/>
          <w:numId w:val="9"/>
        </w:numPr>
      </w:pPr>
      <w:r>
        <w:t>Validate numeric fields.</w:t>
      </w:r>
      <w:r w:rsidR="005826F0">
        <w:t xml:space="preserve"> Error message: “The entered value in [field name] is not a number. Please, enter a number.”</w:t>
      </w:r>
    </w:p>
    <w:p w14:paraId="1FEA48D7" w14:textId="679FA9E9" w:rsidR="00487C12" w:rsidRDefault="00487C12" w:rsidP="00487C12">
      <w:pPr>
        <w:pStyle w:val="MTParagraph"/>
        <w:numPr>
          <w:ilvl w:val="2"/>
          <w:numId w:val="9"/>
        </w:numPr>
      </w:pPr>
      <w:r>
        <w:t xml:space="preserve">Validate image types. </w:t>
      </w:r>
      <w:r w:rsidR="005826F0">
        <w:t>Error message: “The selected image file type in [field name] is not allowed. Please, choose a JPG or PNG file.”</w:t>
      </w:r>
    </w:p>
    <w:p w14:paraId="1FEA48D8" w14:textId="77777777" w:rsidR="00487C12" w:rsidRDefault="00487C12" w:rsidP="00487C12">
      <w:pPr>
        <w:pStyle w:val="MTParagraph"/>
        <w:numPr>
          <w:ilvl w:val="2"/>
          <w:numId w:val="9"/>
        </w:numPr>
      </w:pPr>
      <w:r>
        <w:t>Resize images to the corresponding sizes.</w:t>
      </w:r>
    </w:p>
    <w:p w14:paraId="1FEA48D9" w14:textId="77777777" w:rsidR="00487C12" w:rsidRDefault="00487C12" w:rsidP="00487C12">
      <w:pPr>
        <w:pStyle w:val="MTParagraph"/>
        <w:numPr>
          <w:ilvl w:val="1"/>
          <w:numId w:val="9"/>
        </w:numPr>
      </w:pPr>
      <w:r>
        <w:t>Post-conditions</w:t>
      </w:r>
    </w:p>
    <w:p w14:paraId="1FEA48DA" w14:textId="77777777" w:rsidR="00487C12" w:rsidRDefault="00487C12" w:rsidP="00487C12">
      <w:pPr>
        <w:pStyle w:val="MTParagraph"/>
        <w:numPr>
          <w:ilvl w:val="2"/>
          <w:numId w:val="9"/>
        </w:numPr>
      </w:pPr>
      <w:r>
        <w:t>If form is correct, element is created / updated. Otherwise, show error messages.</w:t>
      </w:r>
    </w:p>
    <w:p w14:paraId="131EF321" w14:textId="6BFDDB20" w:rsidR="003F695B" w:rsidRDefault="003F695B" w:rsidP="003F695B">
      <w:pPr>
        <w:pStyle w:val="MTParagraph"/>
        <w:numPr>
          <w:ilvl w:val="3"/>
          <w:numId w:val="9"/>
        </w:numPr>
      </w:pPr>
      <w:r>
        <w:t>Success message: “The project has been created.”</w:t>
      </w:r>
    </w:p>
    <w:p w14:paraId="6A6A828B" w14:textId="1EFD0B64" w:rsidR="003F695B" w:rsidRDefault="003F695B" w:rsidP="003F695B">
      <w:pPr>
        <w:pStyle w:val="MTParagraph"/>
        <w:numPr>
          <w:ilvl w:val="3"/>
          <w:numId w:val="9"/>
        </w:numPr>
      </w:pPr>
      <w:r>
        <w:t>Error message: “There was an error: [show error]”</w:t>
      </w:r>
    </w:p>
    <w:p w14:paraId="7B557163" w14:textId="77777777" w:rsidR="004464B1" w:rsidRDefault="004464B1" w:rsidP="004464B1">
      <w:pPr>
        <w:pStyle w:val="MTParagraph"/>
        <w:ind w:left="2880"/>
      </w:pPr>
    </w:p>
    <w:p w14:paraId="1FEA48DB" w14:textId="77777777" w:rsidR="00ED11FF" w:rsidRDefault="00487C12" w:rsidP="00ED11FF">
      <w:pPr>
        <w:pStyle w:val="MTParagraph"/>
        <w:numPr>
          <w:ilvl w:val="0"/>
          <w:numId w:val="9"/>
        </w:numPr>
      </w:pPr>
      <w:r>
        <w:t>Listing page elements</w:t>
      </w:r>
    </w:p>
    <w:p w14:paraId="26C5710B" w14:textId="77777777" w:rsidR="00020802" w:rsidRDefault="00020802" w:rsidP="00020802">
      <w:pPr>
        <w:pStyle w:val="MTParagraph"/>
        <w:numPr>
          <w:ilvl w:val="1"/>
          <w:numId w:val="9"/>
        </w:numPr>
      </w:pPr>
      <w:r>
        <w:t>Search form</w:t>
      </w:r>
    </w:p>
    <w:p w14:paraId="7F8E8749" w14:textId="55BF996E" w:rsidR="00020802" w:rsidRPr="00B33545" w:rsidRDefault="00020802" w:rsidP="00020802">
      <w:pPr>
        <w:pStyle w:val="MTParagraph"/>
        <w:numPr>
          <w:ilvl w:val="2"/>
          <w:numId w:val="9"/>
        </w:numPr>
      </w:pPr>
      <w:r>
        <w:t xml:space="preserve">Search: alphanumeric input. Once the user starts typing, searches and filters all elements on </w:t>
      </w:r>
      <w:r w:rsidRPr="00B33545">
        <w:t xml:space="preserve">the fly by </w:t>
      </w:r>
      <w:r w:rsidR="00B33545">
        <w:t>all fields, except images fields.</w:t>
      </w:r>
    </w:p>
    <w:p w14:paraId="65A05A49" w14:textId="77777777" w:rsidR="00B33545" w:rsidRDefault="00B33545" w:rsidP="00020802">
      <w:pPr>
        <w:pStyle w:val="MTParagraph"/>
        <w:numPr>
          <w:ilvl w:val="2"/>
          <w:numId w:val="9"/>
        </w:numPr>
      </w:pPr>
      <w:r>
        <w:t xml:space="preserve">Filters for columns: </w:t>
      </w:r>
    </w:p>
    <w:p w14:paraId="31B8D0EA" w14:textId="64999788" w:rsidR="00B33545" w:rsidRDefault="00B33545" w:rsidP="00B33545">
      <w:pPr>
        <w:pStyle w:val="MTParagraph"/>
        <w:numPr>
          <w:ilvl w:val="3"/>
          <w:numId w:val="9"/>
        </w:numPr>
      </w:pPr>
      <w:r>
        <w:lastRenderedPageBreak/>
        <w:t>Categories</w:t>
      </w:r>
    </w:p>
    <w:p w14:paraId="52585706" w14:textId="72EBE358" w:rsidR="00B33545" w:rsidRDefault="00B33545" w:rsidP="00B33545">
      <w:pPr>
        <w:pStyle w:val="MTParagraph"/>
        <w:numPr>
          <w:ilvl w:val="4"/>
          <w:numId w:val="9"/>
        </w:numPr>
      </w:pPr>
      <w:r>
        <w:t>“All categories”</w:t>
      </w:r>
      <w:r w:rsidR="00EE2EAD">
        <w:t>.</w:t>
      </w:r>
      <w:r>
        <w:t xml:space="preserve"> </w:t>
      </w:r>
      <w:r w:rsidR="00EE2EAD">
        <w:t>D</w:t>
      </w:r>
      <w:r>
        <w:t>efault</w:t>
      </w:r>
      <w:r w:rsidR="00EE2EAD">
        <w:t xml:space="preserve"> value.</w:t>
      </w:r>
      <w:r>
        <w:t xml:space="preserve"> </w:t>
      </w:r>
      <w:r w:rsidR="00EE2EAD">
        <w:t>Shows projects of any category, including not associated ones.</w:t>
      </w:r>
    </w:p>
    <w:p w14:paraId="72CDD5A5" w14:textId="60BB614C" w:rsidR="00B33545" w:rsidRDefault="00B33545" w:rsidP="00B33545">
      <w:pPr>
        <w:pStyle w:val="MTParagraph"/>
        <w:numPr>
          <w:ilvl w:val="4"/>
          <w:numId w:val="9"/>
        </w:numPr>
      </w:pPr>
      <w:r>
        <w:t>“Unassociated”</w:t>
      </w:r>
      <w:r w:rsidR="00EE2EAD">
        <w:t>. On select, s</w:t>
      </w:r>
      <w:r>
        <w:t>hows pro</w:t>
      </w:r>
      <w:r w:rsidR="00EE2EAD">
        <w:t>jects that has no categories associated.</w:t>
      </w:r>
    </w:p>
    <w:p w14:paraId="206FEEFD" w14:textId="20A30410" w:rsidR="00B33545" w:rsidRDefault="00EE2EAD" w:rsidP="00B33545">
      <w:pPr>
        <w:pStyle w:val="MTParagraph"/>
        <w:numPr>
          <w:ilvl w:val="4"/>
          <w:numId w:val="9"/>
        </w:numPr>
      </w:pPr>
      <w:r>
        <w:t>Rest of the categories. On select, shows the projects associated to the selected category.</w:t>
      </w:r>
    </w:p>
    <w:p w14:paraId="336304B4" w14:textId="77777777" w:rsidR="00B33545" w:rsidRDefault="00B33545" w:rsidP="00B33545">
      <w:pPr>
        <w:pStyle w:val="MTParagraph"/>
        <w:numPr>
          <w:ilvl w:val="3"/>
          <w:numId w:val="9"/>
        </w:numPr>
      </w:pPr>
      <w:r>
        <w:t>Types of Projects</w:t>
      </w:r>
    </w:p>
    <w:p w14:paraId="72307BB3" w14:textId="1F62EF59" w:rsidR="00EE2EAD" w:rsidRDefault="00EE2EAD" w:rsidP="00EE2EAD">
      <w:pPr>
        <w:pStyle w:val="MTParagraph"/>
        <w:numPr>
          <w:ilvl w:val="4"/>
          <w:numId w:val="9"/>
        </w:numPr>
      </w:pPr>
      <w:r>
        <w:t>“All types of projects”. Default value. Shows projects of any type of project, including not associated ones.</w:t>
      </w:r>
    </w:p>
    <w:p w14:paraId="49066A41" w14:textId="28C413E5" w:rsidR="00EE2EAD" w:rsidRDefault="00EE2EAD" w:rsidP="00EE2EAD">
      <w:pPr>
        <w:pStyle w:val="MTParagraph"/>
        <w:numPr>
          <w:ilvl w:val="4"/>
          <w:numId w:val="9"/>
        </w:numPr>
      </w:pPr>
      <w:r>
        <w:t>“Unassociated”. On select, shows projects that has no types of projects associated.</w:t>
      </w:r>
    </w:p>
    <w:p w14:paraId="73572B99" w14:textId="3464EDC0" w:rsidR="00EE2EAD" w:rsidRDefault="00EE2EAD" w:rsidP="00EE2EAD">
      <w:pPr>
        <w:pStyle w:val="MTParagraph"/>
        <w:numPr>
          <w:ilvl w:val="4"/>
          <w:numId w:val="9"/>
        </w:numPr>
      </w:pPr>
      <w:r>
        <w:t>Rest of the types of projects. On select, shows the projects associated to the selected type of project.</w:t>
      </w:r>
    </w:p>
    <w:p w14:paraId="11E5423B" w14:textId="77777777" w:rsidR="00B33545" w:rsidRDefault="00B33545" w:rsidP="00B33545">
      <w:pPr>
        <w:pStyle w:val="MTParagraph"/>
        <w:numPr>
          <w:ilvl w:val="3"/>
          <w:numId w:val="9"/>
        </w:numPr>
      </w:pPr>
      <w:r>
        <w:t xml:space="preserve">Technologies </w:t>
      </w:r>
    </w:p>
    <w:p w14:paraId="296B840F" w14:textId="00C35A22" w:rsidR="00EE2EAD" w:rsidRDefault="00EE2EAD" w:rsidP="00EE2EAD">
      <w:pPr>
        <w:pStyle w:val="MTParagraph"/>
        <w:numPr>
          <w:ilvl w:val="4"/>
          <w:numId w:val="9"/>
        </w:numPr>
      </w:pPr>
      <w:r>
        <w:t>“All technologies”. Default value. Shows projects of any technology, including not associated ones.</w:t>
      </w:r>
    </w:p>
    <w:p w14:paraId="1CB600B4" w14:textId="0D84E099" w:rsidR="00EE2EAD" w:rsidRDefault="00EE2EAD" w:rsidP="00EE2EAD">
      <w:pPr>
        <w:pStyle w:val="MTParagraph"/>
        <w:numPr>
          <w:ilvl w:val="4"/>
          <w:numId w:val="9"/>
        </w:numPr>
      </w:pPr>
      <w:r>
        <w:t>“Unassociated”. On select, shows projects that has no technologies associated.</w:t>
      </w:r>
    </w:p>
    <w:p w14:paraId="2218B885" w14:textId="68A13CF2" w:rsidR="00EE2EAD" w:rsidRDefault="00EE2EAD" w:rsidP="00EE2EAD">
      <w:pPr>
        <w:pStyle w:val="MTParagraph"/>
        <w:numPr>
          <w:ilvl w:val="4"/>
          <w:numId w:val="9"/>
        </w:numPr>
      </w:pPr>
      <w:r>
        <w:t>Rest of the technologies. On select, shows the projects associated to the technology.</w:t>
      </w:r>
    </w:p>
    <w:p w14:paraId="737BAECD" w14:textId="5B1A5E70" w:rsidR="00020802" w:rsidRDefault="00B33545" w:rsidP="00B33545">
      <w:pPr>
        <w:pStyle w:val="MTParagraph"/>
        <w:numPr>
          <w:ilvl w:val="3"/>
          <w:numId w:val="9"/>
        </w:numPr>
      </w:pPr>
      <w:r>
        <w:t>Social M</w:t>
      </w:r>
      <w:r w:rsidR="00EE2EAD">
        <w:t>edia</w:t>
      </w:r>
    </w:p>
    <w:p w14:paraId="349FDBB4" w14:textId="5BDA6719" w:rsidR="00EE2EAD" w:rsidRDefault="00EE2EAD" w:rsidP="00EE2EAD">
      <w:pPr>
        <w:pStyle w:val="MTParagraph"/>
        <w:numPr>
          <w:ilvl w:val="4"/>
          <w:numId w:val="9"/>
        </w:numPr>
      </w:pPr>
      <w:r>
        <w:t>“All social media”. Default value. Shows projects of any social media, including not associated ones.</w:t>
      </w:r>
    </w:p>
    <w:p w14:paraId="73BC4D3F" w14:textId="6A8ADC51" w:rsidR="00EE2EAD" w:rsidRDefault="00EE2EAD" w:rsidP="00EE2EAD">
      <w:pPr>
        <w:pStyle w:val="MTParagraph"/>
        <w:numPr>
          <w:ilvl w:val="4"/>
          <w:numId w:val="9"/>
        </w:numPr>
      </w:pPr>
      <w:r>
        <w:t>“Unassociated”. On select, shows projects that has no social media items associated.</w:t>
      </w:r>
    </w:p>
    <w:p w14:paraId="2F85A1E0" w14:textId="04C9246A" w:rsidR="00EE2EAD" w:rsidRPr="00B33545" w:rsidRDefault="00EE2EAD" w:rsidP="00EE2EAD">
      <w:pPr>
        <w:pStyle w:val="MTParagraph"/>
        <w:numPr>
          <w:ilvl w:val="4"/>
          <w:numId w:val="9"/>
        </w:numPr>
      </w:pPr>
      <w:r>
        <w:t>Rest of the social media items. On select, shows the projects associated to the selected social media item.</w:t>
      </w:r>
    </w:p>
    <w:p w14:paraId="21A08971" w14:textId="7D2B146A" w:rsidR="00EE2EAD" w:rsidRDefault="00020802" w:rsidP="00020802">
      <w:pPr>
        <w:pStyle w:val="MTParagraph"/>
        <w:numPr>
          <w:ilvl w:val="2"/>
          <w:numId w:val="9"/>
        </w:numPr>
      </w:pPr>
      <w:r>
        <w:lastRenderedPageBreak/>
        <w:t>Show: combo box. Label: “Show [combo box] entries”. Displays the selected number of elements in the list. On change, refreshes the list. Options: 20, 50, 100. Default: 20.</w:t>
      </w:r>
    </w:p>
    <w:p w14:paraId="4EE68938" w14:textId="04CC4926" w:rsidR="00020802" w:rsidRPr="00EE2EAD" w:rsidRDefault="00020802" w:rsidP="00EE2EAD">
      <w:p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  <w:rPr>
          <w:rFonts w:ascii="Calibri" w:eastAsia="Calibri" w:hAnsi="Calibri" w:cs="Calibri"/>
          <w:color w:val="auto"/>
          <w:kern w:val="24"/>
          <w:szCs w:val="23"/>
        </w:rPr>
      </w:pPr>
    </w:p>
    <w:p w14:paraId="1FEA48DC" w14:textId="77777777" w:rsidR="00ED11FF" w:rsidRDefault="00EA792D" w:rsidP="00ED11FF">
      <w:pPr>
        <w:pStyle w:val="MTParagraph"/>
        <w:numPr>
          <w:ilvl w:val="1"/>
          <w:numId w:val="9"/>
        </w:numPr>
      </w:pPr>
      <w:r>
        <w:t>List columns (clicking on the column’s name must order the list by that column)</w:t>
      </w:r>
    </w:p>
    <w:p w14:paraId="1FEA48DD" w14:textId="77777777" w:rsidR="00ED11FF" w:rsidRDefault="00125EBA" w:rsidP="00ED11FF">
      <w:pPr>
        <w:pStyle w:val="MTParagraph"/>
        <w:numPr>
          <w:ilvl w:val="2"/>
          <w:numId w:val="9"/>
        </w:numPr>
      </w:pPr>
      <w:r>
        <w:t xml:space="preserve">Project </w:t>
      </w:r>
      <w:r w:rsidR="00EA792D">
        <w:t>Name: text. L</w:t>
      </w:r>
      <w:r w:rsidR="005E6853">
        <w:t>inks to the edit page.</w:t>
      </w:r>
    </w:p>
    <w:p w14:paraId="1FEA48DF" w14:textId="5E16D7DB" w:rsidR="00BA23DD" w:rsidRDefault="00BA23DD" w:rsidP="00BA23DD">
      <w:pPr>
        <w:pStyle w:val="MTParagraph"/>
        <w:numPr>
          <w:ilvl w:val="2"/>
          <w:numId w:val="9"/>
        </w:numPr>
      </w:pPr>
      <w:r>
        <w:t>Client</w:t>
      </w:r>
      <w:ins w:id="17" w:author="Author">
        <w:r w:rsidR="00AD6CE3">
          <w:t>: text.</w:t>
        </w:r>
      </w:ins>
    </w:p>
    <w:p w14:paraId="1FEA48E0" w14:textId="3A3FFE07" w:rsidR="00BA23DD" w:rsidRDefault="00BA23DD" w:rsidP="00BA23DD">
      <w:pPr>
        <w:pStyle w:val="MTParagraph"/>
        <w:numPr>
          <w:ilvl w:val="2"/>
          <w:numId w:val="9"/>
        </w:numPr>
      </w:pPr>
      <w:r>
        <w:t>Partner</w:t>
      </w:r>
      <w:ins w:id="18" w:author="Author">
        <w:r w:rsidR="00AD6CE3">
          <w:t>: text.</w:t>
        </w:r>
      </w:ins>
    </w:p>
    <w:p w14:paraId="1046AF71" w14:textId="02948EB4" w:rsidR="001D7A6C" w:rsidRDefault="001D7A6C" w:rsidP="001D7A6C">
      <w:pPr>
        <w:pStyle w:val="MTParagraph"/>
        <w:numPr>
          <w:ilvl w:val="2"/>
          <w:numId w:val="9"/>
        </w:numPr>
      </w:pPr>
      <w:r>
        <w:t>Categories: comma separated list.</w:t>
      </w:r>
    </w:p>
    <w:p w14:paraId="02C53934" w14:textId="7F1DCCE6" w:rsidR="001D7A6C" w:rsidRDefault="001D7A6C" w:rsidP="001D7A6C">
      <w:pPr>
        <w:pStyle w:val="MTParagraph"/>
        <w:numPr>
          <w:ilvl w:val="2"/>
          <w:numId w:val="9"/>
        </w:numPr>
      </w:pPr>
      <w:r>
        <w:t>Types of Projects: comma separated list.</w:t>
      </w:r>
    </w:p>
    <w:p w14:paraId="63302760" w14:textId="77777777" w:rsidR="001D7A6C" w:rsidRDefault="001D7A6C" w:rsidP="001D7A6C">
      <w:pPr>
        <w:pStyle w:val="MTParagraph"/>
        <w:numPr>
          <w:ilvl w:val="2"/>
          <w:numId w:val="9"/>
        </w:numPr>
      </w:pPr>
      <w:r>
        <w:t>Technologies: comma separated list.</w:t>
      </w:r>
    </w:p>
    <w:p w14:paraId="49638384" w14:textId="0AF63580" w:rsidR="001D7A6C" w:rsidRDefault="001D7A6C" w:rsidP="001D7A6C">
      <w:pPr>
        <w:pStyle w:val="MTParagraph"/>
        <w:numPr>
          <w:ilvl w:val="2"/>
          <w:numId w:val="9"/>
        </w:numPr>
      </w:pPr>
      <w:r>
        <w:t>Social Media: comma separated list.</w:t>
      </w:r>
    </w:p>
    <w:p w14:paraId="1FEA48E2" w14:textId="77777777" w:rsidR="003F2489" w:rsidRDefault="00ED11FF" w:rsidP="003F2489">
      <w:pPr>
        <w:pStyle w:val="MTParagraph"/>
        <w:numPr>
          <w:ilvl w:val="1"/>
          <w:numId w:val="9"/>
        </w:numPr>
      </w:pPr>
      <w:r>
        <w:t xml:space="preserve">Edit, Delete, Add buttons (or links). </w:t>
      </w:r>
      <w:r w:rsidR="003F2489">
        <w:t>(Edit can be accomplished by clicking on the element’s name).</w:t>
      </w:r>
    </w:p>
    <w:p w14:paraId="2C1EE749" w14:textId="71B8A67E" w:rsidR="003F695B" w:rsidRDefault="004464B1" w:rsidP="004464B1">
      <w:pPr>
        <w:pStyle w:val="MTParagraph"/>
        <w:numPr>
          <w:ilvl w:val="2"/>
          <w:numId w:val="9"/>
        </w:numPr>
      </w:pPr>
      <w:r>
        <w:t>Delete confirmation message: “The selected projects will be deleted. Would you like to continue?”</w:t>
      </w:r>
    </w:p>
    <w:p w14:paraId="1FEA48E3" w14:textId="77777777" w:rsidR="003F2489" w:rsidRDefault="00487C12" w:rsidP="003F2489">
      <w:pPr>
        <w:pStyle w:val="MTParagraph"/>
        <w:numPr>
          <w:ilvl w:val="1"/>
          <w:numId w:val="9"/>
        </w:numPr>
      </w:pPr>
      <w:r>
        <w:t>Pagination</w:t>
      </w:r>
    </w:p>
    <w:p w14:paraId="1FEA48E4" w14:textId="77777777" w:rsidR="003F2489" w:rsidRDefault="003F2489" w:rsidP="003F2489">
      <w:pPr>
        <w:pStyle w:val="MTParagraph"/>
        <w:numPr>
          <w:ilvl w:val="2"/>
          <w:numId w:val="9"/>
        </w:numPr>
      </w:pPr>
      <w:r>
        <w:t xml:space="preserve">Text: “Showing [x] to [y] of [z] entries”. </w:t>
      </w:r>
    </w:p>
    <w:p w14:paraId="1FEA48E5" w14:textId="77777777" w:rsidR="00ED11FF" w:rsidRDefault="003F2489" w:rsidP="003F2489">
      <w:pPr>
        <w:pStyle w:val="MTParagraph"/>
        <w:numPr>
          <w:ilvl w:val="2"/>
          <w:numId w:val="9"/>
        </w:numPr>
      </w:pPr>
      <w:r>
        <w:t>Buttons: First | Previous | 1 | 2 | 3 | (…) | Next | Last</w:t>
      </w:r>
    </w:p>
    <w:p w14:paraId="1FEA48E7" w14:textId="53D83080" w:rsidR="004464B1" w:rsidRDefault="004464B1">
      <w:p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  <w:rPr>
          <w:b/>
          <w:bCs/>
          <w:color w:val="C0504D" w:themeColor="accent2"/>
          <w:w w:val="110"/>
          <w:sz w:val="32"/>
          <w:szCs w:val="32"/>
        </w:rPr>
      </w:pPr>
      <w:r>
        <w:rPr>
          <w:b/>
          <w:bCs/>
          <w:color w:val="C0504D" w:themeColor="accent2"/>
          <w:w w:val="110"/>
          <w:sz w:val="32"/>
          <w:szCs w:val="32"/>
        </w:rPr>
        <w:br w:type="page"/>
      </w:r>
    </w:p>
    <w:p w14:paraId="1FEA48E8" w14:textId="77777777" w:rsidR="001555A5" w:rsidRDefault="00E1731C" w:rsidP="00E1731C">
      <w:pPr>
        <w:pStyle w:val="Heading1"/>
      </w:pPr>
      <w:bookmarkStart w:id="19" w:name="_Toc398301030"/>
      <w:r>
        <w:lastRenderedPageBreak/>
        <w:t>Site Content</w:t>
      </w:r>
      <w:bookmarkEnd w:id="19"/>
    </w:p>
    <w:p w14:paraId="1FEA48E9" w14:textId="77777777" w:rsidR="00E1731C" w:rsidRPr="00E1731C" w:rsidRDefault="00E1731C" w:rsidP="00E1731C">
      <w:pPr>
        <w:pStyle w:val="Heading2"/>
      </w:pPr>
    </w:p>
    <w:p w14:paraId="1FEA48EA" w14:textId="77777777" w:rsidR="001555A5" w:rsidRDefault="00E1731C" w:rsidP="001555A5">
      <w:pPr>
        <w:pStyle w:val="Heading2"/>
      </w:pPr>
      <w:bookmarkStart w:id="20" w:name="_Toc398301031"/>
      <w:r>
        <w:t>Login and Logout</w:t>
      </w:r>
      <w:bookmarkEnd w:id="20"/>
    </w:p>
    <w:p w14:paraId="1FEA48EB" w14:textId="77777777" w:rsidR="001555A5" w:rsidRPr="004C78B0" w:rsidRDefault="001555A5" w:rsidP="001555A5">
      <w:pPr>
        <w:pStyle w:val="MTParagraph"/>
        <w:rPr>
          <w:b/>
          <w:sz w:val="24"/>
        </w:rPr>
      </w:pPr>
      <w:r w:rsidRPr="004C78B0">
        <w:rPr>
          <w:b/>
          <w:sz w:val="24"/>
        </w:rPr>
        <w:t xml:space="preserve">User </w:t>
      </w:r>
      <w:r>
        <w:rPr>
          <w:b/>
          <w:sz w:val="24"/>
        </w:rPr>
        <w:t>Story 7</w:t>
      </w:r>
      <w:r w:rsidR="0010030B">
        <w:rPr>
          <w:b/>
          <w:sz w:val="24"/>
        </w:rPr>
        <w:t>.1</w:t>
      </w:r>
      <w:r w:rsidRPr="004C78B0">
        <w:rPr>
          <w:b/>
          <w:sz w:val="24"/>
        </w:rPr>
        <w:t xml:space="preserve"> </w:t>
      </w:r>
      <w:r>
        <w:rPr>
          <w:b/>
          <w:sz w:val="24"/>
        </w:rPr>
        <w:t>–</w:t>
      </w:r>
      <w:r w:rsidRPr="004C78B0">
        <w:rPr>
          <w:b/>
          <w:sz w:val="24"/>
        </w:rPr>
        <w:t xml:space="preserve"> </w:t>
      </w:r>
      <w:r w:rsidR="00B47334">
        <w:rPr>
          <w:b/>
          <w:sz w:val="24"/>
        </w:rPr>
        <w:t>Site Login</w:t>
      </w:r>
    </w:p>
    <w:p w14:paraId="1FEA48EC" w14:textId="77777777" w:rsidR="001555A5" w:rsidRDefault="0010030B" w:rsidP="001555A5">
      <w:pPr>
        <w:pStyle w:val="MTParagraph"/>
      </w:pPr>
      <w:r>
        <w:t>As a user</w:t>
      </w:r>
      <w:r w:rsidR="001555A5">
        <w:t xml:space="preserve">, I want to </w:t>
      </w:r>
      <w:r>
        <w:t>login to the site so that I can access th</w:t>
      </w:r>
      <w:r w:rsidR="003A1455">
        <w:t>e restricted content (all site)</w:t>
      </w:r>
      <w:r>
        <w:t>.</w:t>
      </w:r>
    </w:p>
    <w:p w14:paraId="1FEA48ED" w14:textId="77777777" w:rsidR="00907501" w:rsidRDefault="00907501" w:rsidP="001555A5">
      <w:pPr>
        <w:pStyle w:val="MTParagraph"/>
      </w:pPr>
      <w:r>
        <w:rPr>
          <w:noProof/>
        </w:rPr>
        <w:drawing>
          <wp:inline distT="0" distB="0" distL="0" distR="0" wp14:anchorId="1FEA4998" wp14:editId="1FEA4999">
            <wp:extent cx="5419725" cy="2324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48EE" w14:textId="77777777" w:rsidR="003A1455" w:rsidRDefault="003A1455" w:rsidP="003A1455">
      <w:pPr>
        <w:pStyle w:val="MTParagraph"/>
        <w:numPr>
          <w:ilvl w:val="0"/>
          <w:numId w:val="9"/>
        </w:numPr>
      </w:pPr>
      <w:r w:rsidRPr="004C78B0">
        <w:t>Description</w:t>
      </w:r>
      <w:r>
        <w:t xml:space="preserve">: </w:t>
      </w:r>
    </w:p>
    <w:p w14:paraId="1FEA48EF" w14:textId="77777777" w:rsidR="003A1455" w:rsidRDefault="003A1455" w:rsidP="003A1455">
      <w:pPr>
        <w:pStyle w:val="MTParagraph"/>
        <w:numPr>
          <w:ilvl w:val="1"/>
          <w:numId w:val="9"/>
        </w:numPr>
      </w:pPr>
      <w:r>
        <w:t xml:space="preserve">When the user enters the site, if they are not logged in, they will be taken to the login page. </w:t>
      </w:r>
    </w:p>
    <w:p w14:paraId="1FEA48F0" w14:textId="77777777" w:rsidR="00E0534D" w:rsidRDefault="00E0534D" w:rsidP="003A1455">
      <w:pPr>
        <w:pStyle w:val="MTParagraph"/>
        <w:numPr>
          <w:ilvl w:val="1"/>
          <w:numId w:val="9"/>
        </w:numPr>
      </w:pPr>
      <w:r>
        <w:t>A video will be displayed in the background of this page.</w:t>
      </w:r>
    </w:p>
    <w:p w14:paraId="1FEA48F1" w14:textId="77777777" w:rsidR="003A1455" w:rsidRDefault="003A1455" w:rsidP="003A1455">
      <w:pPr>
        <w:pStyle w:val="MTParagraph"/>
        <w:numPr>
          <w:ilvl w:val="0"/>
          <w:numId w:val="9"/>
        </w:numPr>
      </w:pPr>
      <w:r>
        <w:t>Pre-conditions:</w:t>
      </w:r>
    </w:p>
    <w:p w14:paraId="1FEA48F2" w14:textId="77777777" w:rsidR="003A1455" w:rsidRDefault="003A1455" w:rsidP="00907501">
      <w:pPr>
        <w:pStyle w:val="MTParagraph"/>
        <w:numPr>
          <w:ilvl w:val="1"/>
          <w:numId w:val="9"/>
        </w:numPr>
      </w:pPr>
      <w:r>
        <w:t>User must not be logged in.</w:t>
      </w:r>
    </w:p>
    <w:p w14:paraId="1FEA48F3" w14:textId="77777777" w:rsidR="00907501" w:rsidRDefault="00907501" w:rsidP="00907501">
      <w:pPr>
        <w:pStyle w:val="MTParagraph"/>
        <w:numPr>
          <w:ilvl w:val="0"/>
          <w:numId w:val="9"/>
        </w:numPr>
      </w:pPr>
      <w:r>
        <w:t>Login Page</w:t>
      </w:r>
    </w:p>
    <w:p w14:paraId="1FEA48F4" w14:textId="77777777" w:rsidR="00907501" w:rsidRDefault="00907501" w:rsidP="00907501">
      <w:pPr>
        <w:pStyle w:val="MTParagraph"/>
        <w:numPr>
          <w:ilvl w:val="1"/>
          <w:numId w:val="9"/>
        </w:numPr>
      </w:pPr>
      <w:r>
        <w:t>Form elements</w:t>
      </w:r>
    </w:p>
    <w:p w14:paraId="1FEA48F5" w14:textId="77777777" w:rsidR="00907501" w:rsidRDefault="00907501" w:rsidP="00907501">
      <w:pPr>
        <w:pStyle w:val="MTParagraph"/>
        <w:numPr>
          <w:ilvl w:val="2"/>
          <w:numId w:val="9"/>
        </w:numPr>
      </w:pPr>
      <w:r>
        <w:t xml:space="preserve">Username: alphanumeric text field. 40 characters long. </w:t>
      </w:r>
      <w:r>
        <w:br/>
        <w:t>Placeholder: “Username”. Mandatory.</w:t>
      </w:r>
    </w:p>
    <w:p w14:paraId="1FEA48F6" w14:textId="77777777" w:rsidR="00907501" w:rsidRDefault="00907501" w:rsidP="00907501">
      <w:pPr>
        <w:pStyle w:val="MTParagraph"/>
        <w:numPr>
          <w:ilvl w:val="2"/>
          <w:numId w:val="9"/>
        </w:numPr>
      </w:pPr>
      <w:r>
        <w:t xml:space="preserve">Password: alphanumeric password field. 25 characters long. </w:t>
      </w:r>
      <w:r>
        <w:br/>
        <w:t>Placeholder: “Password”. Mandatory.</w:t>
      </w:r>
    </w:p>
    <w:p w14:paraId="4F3B86E5" w14:textId="491186E4" w:rsidR="003F695B" w:rsidRPr="003F695B" w:rsidRDefault="00907501" w:rsidP="00B42FD9">
      <w:pPr>
        <w:pStyle w:val="MTParagraph"/>
        <w:numPr>
          <w:ilvl w:val="2"/>
          <w:numId w:val="9"/>
        </w:numPr>
      </w:pPr>
      <w:r>
        <w:t>Enter: button. Submits the form.</w:t>
      </w:r>
    </w:p>
    <w:p w14:paraId="1FEA48F9" w14:textId="77777777" w:rsidR="00907501" w:rsidRDefault="00907501" w:rsidP="00907501">
      <w:pPr>
        <w:pStyle w:val="MTParagraph"/>
        <w:numPr>
          <w:ilvl w:val="1"/>
          <w:numId w:val="9"/>
        </w:numPr>
      </w:pPr>
      <w:r>
        <w:t>Validations</w:t>
      </w:r>
    </w:p>
    <w:p w14:paraId="1FEA48FA" w14:textId="0B7166FC" w:rsidR="00907501" w:rsidRDefault="00907501" w:rsidP="00907501">
      <w:pPr>
        <w:pStyle w:val="MTParagraph"/>
        <w:numPr>
          <w:ilvl w:val="2"/>
          <w:numId w:val="9"/>
        </w:numPr>
      </w:pPr>
      <w:r>
        <w:lastRenderedPageBreak/>
        <w:t>Before form submission, validate that mandatory fields are not empty.</w:t>
      </w:r>
      <w:r w:rsidR="005C76D0">
        <w:t xml:space="preserve"> Error message: “Please, </w:t>
      </w:r>
      <w:r w:rsidR="003F695B">
        <w:t>enter your username and password</w:t>
      </w:r>
      <w:r w:rsidR="005C76D0">
        <w:t>”.</w:t>
      </w:r>
    </w:p>
    <w:p w14:paraId="1FEA48FB" w14:textId="77777777" w:rsidR="00907501" w:rsidRDefault="00907501" w:rsidP="00907501">
      <w:pPr>
        <w:pStyle w:val="MTParagraph"/>
        <w:numPr>
          <w:ilvl w:val="2"/>
          <w:numId w:val="9"/>
        </w:numPr>
      </w:pPr>
      <w:r>
        <w:t xml:space="preserve">After form submission, check for existing combination of username and password. </w:t>
      </w:r>
    </w:p>
    <w:p w14:paraId="1FEA48FC" w14:textId="77777777" w:rsidR="00907501" w:rsidRDefault="00907501" w:rsidP="00907501">
      <w:pPr>
        <w:pStyle w:val="MTParagraph"/>
        <w:numPr>
          <w:ilvl w:val="3"/>
          <w:numId w:val="9"/>
        </w:numPr>
      </w:pPr>
      <w:r>
        <w:t>If the combination was found, the user will be taken to the CMS home page, or to the page that was originally requested.</w:t>
      </w:r>
    </w:p>
    <w:p w14:paraId="1FEA48FD" w14:textId="77777777" w:rsidR="00B42FD9" w:rsidRPr="007B56AE" w:rsidRDefault="00907501" w:rsidP="00B42FD9">
      <w:pPr>
        <w:pStyle w:val="MTParagraph"/>
        <w:numPr>
          <w:ilvl w:val="3"/>
          <w:numId w:val="9"/>
        </w:numPr>
      </w:pPr>
      <w:r>
        <w:t>If the combination was not found, indicate the error through the following message: “Invalid username or password”.</w:t>
      </w:r>
    </w:p>
    <w:p w14:paraId="1FEA48FE" w14:textId="77777777" w:rsidR="00907501" w:rsidRDefault="00907501" w:rsidP="00907501">
      <w:pPr>
        <w:pStyle w:val="MTParagraph"/>
        <w:numPr>
          <w:ilvl w:val="0"/>
          <w:numId w:val="9"/>
        </w:numPr>
      </w:pPr>
      <w:r>
        <w:t>Post-conditions</w:t>
      </w:r>
    </w:p>
    <w:p w14:paraId="1FEA48FF" w14:textId="77777777" w:rsidR="0010030B" w:rsidRDefault="00907501" w:rsidP="001555A5">
      <w:pPr>
        <w:pStyle w:val="MTParagraph"/>
        <w:numPr>
          <w:ilvl w:val="1"/>
          <w:numId w:val="9"/>
        </w:numPr>
      </w:pPr>
      <w:r>
        <w:t>User logged in, if credentials are correct.</w:t>
      </w:r>
    </w:p>
    <w:p w14:paraId="1FEA4900" w14:textId="77777777" w:rsidR="00907501" w:rsidRDefault="00907501" w:rsidP="00907501">
      <w:pPr>
        <w:pStyle w:val="MTParagraph"/>
        <w:ind w:left="1440"/>
      </w:pPr>
    </w:p>
    <w:p w14:paraId="1FEA4901" w14:textId="77777777" w:rsidR="00907501" w:rsidRPr="004C78B0" w:rsidRDefault="0010030B" w:rsidP="0010030B">
      <w:pPr>
        <w:pStyle w:val="MTParagraph"/>
        <w:rPr>
          <w:b/>
          <w:sz w:val="24"/>
        </w:rPr>
      </w:pPr>
      <w:r>
        <w:rPr>
          <w:b/>
          <w:sz w:val="24"/>
        </w:rPr>
        <w:t>User Story 7</w:t>
      </w:r>
      <w:r w:rsidRPr="004C78B0">
        <w:rPr>
          <w:b/>
          <w:sz w:val="24"/>
        </w:rPr>
        <w:t xml:space="preserve">.2 - </w:t>
      </w:r>
      <w:r>
        <w:rPr>
          <w:b/>
          <w:sz w:val="24"/>
        </w:rPr>
        <w:t>Site</w:t>
      </w:r>
      <w:r w:rsidRPr="004C78B0">
        <w:rPr>
          <w:b/>
          <w:sz w:val="24"/>
        </w:rPr>
        <w:t xml:space="preserve"> Logout</w:t>
      </w:r>
    </w:p>
    <w:p w14:paraId="1FEA4902" w14:textId="77777777" w:rsidR="00907501" w:rsidRPr="00907501" w:rsidRDefault="00907501" w:rsidP="0010030B">
      <w:pPr>
        <w:pStyle w:val="MTParagraph"/>
        <w:rPr>
          <w:b/>
        </w:rPr>
      </w:pPr>
      <w:r>
        <w:rPr>
          <w:b/>
          <w:highlight w:val="yellow"/>
        </w:rPr>
        <w:t>L</w:t>
      </w:r>
      <w:r w:rsidRPr="00907501">
        <w:rPr>
          <w:b/>
          <w:highlight w:val="yellow"/>
        </w:rPr>
        <w:t>ogout link was</w:t>
      </w:r>
      <w:r>
        <w:rPr>
          <w:b/>
          <w:highlight w:val="yellow"/>
        </w:rPr>
        <w:t xml:space="preserve"> not included in the design</w:t>
      </w:r>
    </w:p>
    <w:p w14:paraId="1FEA4903" w14:textId="77777777" w:rsidR="0010030B" w:rsidRDefault="0010030B" w:rsidP="0010030B">
      <w:pPr>
        <w:pStyle w:val="MTParagraph"/>
      </w:pPr>
      <w:r>
        <w:t>As a user, I want to logout from the site so that no other can access the restricted content with my account.</w:t>
      </w:r>
    </w:p>
    <w:p w14:paraId="1FEA4904" w14:textId="77777777" w:rsidR="00907501" w:rsidRDefault="00907501" w:rsidP="00907501">
      <w:pPr>
        <w:pStyle w:val="MTParagraph"/>
        <w:numPr>
          <w:ilvl w:val="0"/>
          <w:numId w:val="9"/>
        </w:numPr>
      </w:pPr>
      <w:r w:rsidRPr="00A44B67">
        <w:t>Description</w:t>
      </w:r>
    </w:p>
    <w:p w14:paraId="4A0FCEDA" w14:textId="781F3030" w:rsidR="002F2FB3" w:rsidRDefault="00907501" w:rsidP="002F2FB3">
      <w:pPr>
        <w:pStyle w:val="MTParagraph"/>
        <w:numPr>
          <w:ilvl w:val="1"/>
          <w:numId w:val="9"/>
        </w:numPr>
        <w:rPr>
          <w:ins w:id="21" w:author="Author"/>
        </w:rPr>
      </w:pPr>
      <w:del w:id="22" w:author="Author">
        <w:r>
          <w:delText>The</w:delText>
        </w:r>
      </w:del>
      <w:ins w:id="23" w:author="Author">
        <w:r w:rsidR="002F2FB3">
          <w:t xml:space="preserve">Session will expire after </w:t>
        </w:r>
      </w:ins>
      <w:r w:rsidR="007E3AA9">
        <w:t>20 minutes of inactivity</w:t>
      </w:r>
      <w:ins w:id="24" w:author="Author">
        <w:r w:rsidR="002F2FB3">
          <w:t>. User will have to login again.</w:t>
        </w:r>
      </w:ins>
    </w:p>
    <w:p w14:paraId="1FEA4905" w14:textId="2A884D72" w:rsidR="00907501" w:rsidRDefault="002F2FB3" w:rsidP="00907501">
      <w:pPr>
        <w:pStyle w:val="MTParagraph"/>
        <w:numPr>
          <w:ilvl w:val="1"/>
          <w:numId w:val="9"/>
        </w:numPr>
      </w:pPr>
      <w:ins w:id="25" w:author="Author">
        <w:r>
          <w:t>Nice to have:</w:t>
        </w:r>
      </w:ins>
      <w:r>
        <w:t xml:space="preserve"> u</w:t>
      </w:r>
      <w:r w:rsidR="00907501">
        <w:t>ser will be able to sign out from the site at any moment, through a link with the text “Sign out”. User will be taken to the Sign In page after they are logged out.</w:t>
      </w:r>
    </w:p>
    <w:p w14:paraId="1FEA4906" w14:textId="77777777" w:rsidR="00907501" w:rsidRDefault="00907501" w:rsidP="00907501">
      <w:pPr>
        <w:pStyle w:val="MTParagraph"/>
        <w:numPr>
          <w:ilvl w:val="0"/>
          <w:numId w:val="9"/>
        </w:numPr>
      </w:pPr>
      <w:r>
        <w:t>Pre-conditions</w:t>
      </w:r>
    </w:p>
    <w:p w14:paraId="1FEA4907" w14:textId="77777777" w:rsidR="00907501" w:rsidRDefault="00907501" w:rsidP="00907501">
      <w:pPr>
        <w:pStyle w:val="MTParagraph"/>
        <w:numPr>
          <w:ilvl w:val="1"/>
          <w:numId w:val="9"/>
        </w:numPr>
      </w:pPr>
      <w:r>
        <w:t>User must be logged in.</w:t>
      </w:r>
    </w:p>
    <w:p w14:paraId="1FEA4908" w14:textId="77777777" w:rsidR="00907501" w:rsidRDefault="00907501" w:rsidP="00907501">
      <w:pPr>
        <w:pStyle w:val="MTParagraph"/>
        <w:numPr>
          <w:ilvl w:val="0"/>
          <w:numId w:val="9"/>
        </w:numPr>
      </w:pPr>
      <w:r>
        <w:t>Post-conditions</w:t>
      </w:r>
    </w:p>
    <w:p w14:paraId="1FEA4909" w14:textId="77777777" w:rsidR="00907501" w:rsidRDefault="00907501" w:rsidP="00907501">
      <w:pPr>
        <w:pStyle w:val="MTParagraph"/>
        <w:numPr>
          <w:ilvl w:val="1"/>
          <w:numId w:val="9"/>
        </w:numPr>
      </w:pPr>
      <w:r>
        <w:t>User logged out.</w:t>
      </w:r>
    </w:p>
    <w:p w14:paraId="1FEA490A" w14:textId="77777777" w:rsidR="00907501" w:rsidRDefault="00907501">
      <w:p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  <w:rPr>
          <w:b/>
          <w:bCs/>
          <w:caps/>
          <w:color w:val="C0504D" w:themeColor="accent2"/>
          <w:spacing w:val="20"/>
          <w:sz w:val="24"/>
          <w:szCs w:val="32"/>
        </w:rPr>
      </w:pPr>
      <w:r>
        <w:br w:type="page"/>
      </w:r>
    </w:p>
    <w:p w14:paraId="1FEA490B" w14:textId="77777777" w:rsidR="00E1731C" w:rsidRPr="003F173E" w:rsidRDefault="00E1731C" w:rsidP="00E1731C">
      <w:pPr>
        <w:pStyle w:val="Heading2"/>
      </w:pPr>
      <w:bookmarkStart w:id="26" w:name="_Toc398301032"/>
      <w:r>
        <w:lastRenderedPageBreak/>
        <w:t xml:space="preserve">Home </w:t>
      </w:r>
      <w:r w:rsidR="00D15657">
        <w:t>P</w:t>
      </w:r>
      <w:r>
        <w:t>age</w:t>
      </w:r>
      <w:bookmarkEnd w:id="26"/>
    </w:p>
    <w:p w14:paraId="1FEA490C" w14:textId="77777777" w:rsidR="00D15657" w:rsidRPr="004C78B0" w:rsidRDefault="00D15657" w:rsidP="00D15657">
      <w:pPr>
        <w:pStyle w:val="MTParagraph"/>
        <w:rPr>
          <w:b/>
          <w:sz w:val="24"/>
        </w:rPr>
      </w:pPr>
      <w:r w:rsidRPr="004C78B0">
        <w:rPr>
          <w:b/>
          <w:sz w:val="24"/>
        </w:rPr>
        <w:t xml:space="preserve">User </w:t>
      </w:r>
      <w:r>
        <w:rPr>
          <w:b/>
          <w:sz w:val="24"/>
        </w:rPr>
        <w:t>Story 8.1</w:t>
      </w:r>
      <w:r w:rsidRPr="004C78B0">
        <w:rPr>
          <w:b/>
          <w:sz w:val="24"/>
        </w:rPr>
        <w:t xml:space="preserve"> </w:t>
      </w:r>
      <w:r>
        <w:rPr>
          <w:b/>
          <w:sz w:val="24"/>
        </w:rPr>
        <w:t>– Home Page</w:t>
      </w:r>
      <w:r w:rsidR="00F274C8">
        <w:rPr>
          <w:b/>
          <w:sz w:val="24"/>
        </w:rPr>
        <w:t xml:space="preserve"> – </w:t>
      </w:r>
      <w:r>
        <w:rPr>
          <w:b/>
          <w:sz w:val="24"/>
        </w:rPr>
        <w:t>Basic Structure</w:t>
      </w:r>
    </w:p>
    <w:p w14:paraId="1FEA490D" w14:textId="77777777" w:rsidR="00D15657" w:rsidRDefault="00D15657" w:rsidP="00D15657">
      <w:pPr>
        <w:pStyle w:val="MTParagraph"/>
      </w:pPr>
      <w:r>
        <w:t xml:space="preserve">As a user, I want to see the basic structure of the home page of the site, so that I can </w:t>
      </w:r>
      <w:r w:rsidR="002C4371">
        <w:t>see the header and footer links.</w:t>
      </w:r>
      <w:r>
        <w:t xml:space="preserve"> </w:t>
      </w:r>
    </w:p>
    <w:p w14:paraId="1FEA490E" w14:textId="77777777" w:rsidR="00D15657" w:rsidRDefault="00D15657" w:rsidP="00D15657">
      <w:pPr>
        <w:pStyle w:val="MTParagraph"/>
      </w:pPr>
      <w:r>
        <w:rPr>
          <w:noProof/>
        </w:rPr>
        <w:drawing>
          <wp:inline distT="0" distB="0" distL="0" distR="0" wp14:anchorId="1FEA499A" wp14:editId="1FEA499B">
            <wp:extent cx="5943600" cy="407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490F" w14:textId="77777777" w:rsidR="00D15657" w:rsidRDefault="00D15657" w:rsidP="00D15657">
      <w:pPr>
        <w:pStyle w:val="MTParagraph"/>
      </w:pPr>
      <w:r>
        <w:rPr>
          <w:noProof/>
        </w:rPr>
        <w:drawing>
          <wp:inline distT="0" distB="0" distL="0" distR="0" wp14:anchorId="1FEA499C" wp14:editId="1FEA499D">
            <wp:extent cx="5943600" cy="480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4910" w14:textId="77777777" w:rsidR="002C4371" w:rsidRDefault="002C4371" w:rsidP="002C4371">
      <w:pPr>
        <w:pStyle w:val="MTParagraph"/>
        <w:numPr>
          <w:ilvl w:val="0"/>
          <w:numId w:val="9"/>
        </w:numPr>
      </w:pPr>
      <w:r w:rsidRPr="004C78B0">
        <w:t>Description</w:t>
      </w:r>
      <w:r>
        <w:t xml:space="preserve">: </w:t>
      </w:r>
    </w:p>
    <w:p w14:paraId="1FEA4911" w14:textId="77777777" w:rsidR="002C4371" w:rsidRPr="002C4371" w:rsidRDefault="002C4371" w:rsidP="002C4371">
      <w:pPr>
        <w:pStyle w:val="MTParagraph"/>
        <w:numPr>
          <w:ilvl w:val="1"/>
          <w:numId w:val="9"/>
        </w:numPr>
      </w:pPr>
      <w:r>
        <w:t xml:space="preserve">After the user logins into the site, they will be taken to this page. </w:t>
      </w:r>
      <w:r w:rsidRPr="00F274C8">
        <w:rPr>
          <w:b/>
          <w:i/>
          <w:highlight w:val="yellow"/>
        </w:rPr>
        <w:t xml:space="preserve">Note: since Case Studies page is out of the scope of this first phase, the user will be taken directly to the Showcase </w:t>
      </w:r>
      <w:r w:rsidR="00264975">
        <w:rPr>
          <w:b/>
          <w:i/>
          <w:highlight w:val="yellow"/>
        </w:rPr>
        <w:t>Landing P</w:t>
      </w:r>
      <w:r w:rsidRPr="00F274C8">
        <w:rPr>
          <w:b/>
          <w:i/>
          <w:highlight w:val="yellow"/>
        </w:rPr>
        <w:t>age. This</w:t>
      </w:r>
      <w:r w:rsidR="00264975">
        <w:rPr>
          <w:b/>
          <w:i/>
          <w:highlight w:val="yellow"/>
        </w:rPr>
        <w:t xml:space="preserve"> Home P</w:t>
      </w:r>
      <w:r w:rsidRPr="00F274C8">
        <w:rPr>
          <w:b/>
          <w:i/>
          <w:highlight w:val="yellow"/>
        </w:rPr>
        <w:t>age will be created anyway, and must be tested.</w:t>
      </w:r>
    </w:p>
    <w:p w14:paraId="1FEA4912" w14:textId="77777777" w:rsidR="002C4371" w:rsidRPr="00B74B8B" w:rsidRDefault="002C4371" w:rsidP="002C4371">
      <w:pPr>
        <w:pStyle w:val="MTParagraph"/>
        <w:numPr>
          <w:ilvl w:val="0"/>
          <w:numId w:val="9"/>
        </w:numPr>
        <w:rPr>
          <w:lang w:val="es-AR"/>
        </w:rPr>
      </w:pPr>
      <w:r w:rsidRPr="00B74B8B">
        <w:rPr>
          <w:lang w:val="es-AR"/>
        </w:rPr>
        <w:t>Sections</w:t>
      </w:r>
    </w:p>
    <w:p w14:paraId="1FEA4913" w14:textId="77777777" w:rsidR="002C4371" w:rsidRDefault="002C4371" w:rsidP="002C4371">
      <w:pPr>
        <w:pStyle w:val="MTParagraph"/>
        <w:numPr>
          <w:ilvl w:val="1"/>
          <w:numId w:val="9"/>
        </w:numPr>
      </w:pPr>
      <w:r>
        <w:t>Header</w:t>
      </w:r>
    </w:p>
    <w:p w14:paraId="1FEA4914" w14:textId="77777777" w:rsidR="002C4371" w:rsidRDefault="002C4371" w:rsidP="002C4371">
      <w:pPr>
        <w:pStyle w:val="MTParagraph"/>
        <w:numPr>
          <w:ilvl w:val="2"/>
          <w:numId w:val="9"/>
        </w:numPr>
      </w:pPr>
      <w:r>
        <w:t>Plus 54 logo: links to this Home Page.</w:t>
      </w:r>
    </w:p>
    <w:p w14:paraId="1FEA4915" w14:textId="77777777" w:rsidR="002C4371" w:rsidRDefault="002C4371" w:rsidP="002C4371">
      <w:pPr>
        <w:pStyle w:val="MTParagraph"/>
        <w:numPr>
          <w:ilvl w:val="1"/>
          <w:numId w:val="9"/>
        </w:numPr>
      </w:pPr>
      <w:r>
        <w:t>Footer</w:t>
      </w:r>
    </w:p>
    <w:p w14:paraId="1FEA4916" w14:textId="56843C10" w:rsidR="002C4371" w:rsidRDefault="002C4371" w:rsidP="002C4371">
      <w:pPr>
        <w:pStyle w:val="MTParagraph"/>
        <w:numPr>
          <w:ilvl w:val="2"/>
          <w:numId w:val="9"/>
        </w:numPr>
      </w:pPr>
      <w:r>
        <w:t xml:space="preserve">Contact Us: </w:t>
      </w:r>
      <w:r w:rsidRPr="00264975">
        <w:t>links to the Contact Us page of the main site.</w:t>
      </w:r>
      <w:r w:rsidR="001416DA">
        <w:t xml:space="preserve"> Opens in a new tab.</w:t>
      </w:r>
    </w:p>
    <w:p w14:paraId="1FEA4917" w14:textId="77777777" w:rsidR="002C4371" w:rsidRDefault="002C4371" w:rsidP="002C4371">
      <w:pPr>
        <w:pStyle w:val="MTParagraph"/>
        <w:numPr>
          <w:ilvl w:val="0"/>
          <w:numId w:val="9"/>
        </w:numPr>
      </w:pPr>
      <w:r>
        <w:t>Pre-conditions:</w:t>
      </w:r>
    </w:p>
    <w:p w14:paraId="1FEA4918" w14:textId="77777777" w:rsidR="002C4371" w:rsidRDefault="002C4371" w:rsidP="00D15657">
      <w:pPr>
        <w:pStyle w:val="MTParagraph"/>
        <w:numPr>
          <w:ilvl w:val="1"/>
          <w:numId w:val="9"/>
        </w:numPr>
      </w:pPr>
      <w:r>
        <w:t>User must be logged in.</w:t>
      </w:r>
      <w:r>
        <w:br/>
      </w:r>
    </w:p>
    <w:p w14:paraId="1FEA4919" w14:textId="77777777" w:rsidR="002C4371" w:rsidRDefault="002C4371">
      <w:p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  <w:rPr>
          <w:rFonts w:ascii="Calibri" w:eastAsia="Calibri" w:hAnsi="Calibri" w:cs="Calibri"/>
          <w:b/>
          <w:color w:val="auto"/>
          <w:kern w:val="24"/>
          <w:sz w:val="24"/>
          <w:szCs w:val="23"/>
        </w:rPr>
      </w:pPr>
      <w:r>
        <w:rPr>
          <w:b/>
          <w:sz w:val="24"/>
        </w:rPr>
        <w:br w:type="page"/>
      </w:r>
    </w:p>
    <w:p w14:paraId="1FEA491A" w14:textId="77777777" w:rsidR="001555A5" w:rsidRPr="004C78B0" w:rsidRDefault="001555A5" w:rsidP="001555A5">
      <w:pPr>
        <w:pStyle w:val="MTParagraph"/>
        <w:rPr>
          <w:b/>
          <w:sz w:val="24"/>
        </w:rPr>
      </w:pPr>
      <w:r w:rsidRPr="004C78B0">
        <w:rPr>
          <w:b/>
          <w:sz w:val="24"/>
        </w:rPr>
        <w:lastRenderedPageBreak/>
        <w:t xml:space="preserve">User </w:t>
      </w:r>
      <w:r>
        <w:rPr>
          <w:b/>
          <w:sz w:val="24"/>
        </w:rPr>
        <w:t>Story 8</w:t>
      </w:r>
      <w:r w:rsidR="00D15657">
        <w:rPr>
          <w:b/>
          <w:sz w:val="24"/>
        </w:rPr>
        <w:t>.2</w:t>
      </w:r>
      <w:r w:rsidRPr="004C78B0">
        <w:rPr>
          <w:b/>
          <w:sz w:val="24"/>
        </w:rPr>
        <w:t xml:space="preserve"> </w:t>
      </w:r>
      <w:r w:rsidR="00EE2D72">
        <w:rPr>
          <w:b/>
          <w:sz w:val="24"/>
        </w:rPr>
        <w:t>– Home Page</w:t>
      </w:r>
      <w:r w:rsidR="00D15657">
        <w:rPr>
          <w:b/>
          <w:sz w:val="24"/>
        </w:rPr>
        <w:t xml:space="preserve"> </w:t>
      </w:r>
      <w:r w:rsidR="00F274C8">
        <w:rPr>
          <w:b/>
          <w:sz w:val="24"/>
        </w:rPr>
        <w:t xml:space="preserve">– </w:t>
      </w:r>
      <w:r w:rsidR="00D15657">
        <w:rPr>
          <w:b/>
          <w:sz w:val="24"/>
        </w:rPr>
        <w:t>Content</w:t>
      </w:r>
    </w:p>
    <w:p w14:paraId="1FEA491B" w14:textId="77777777" w:rsidR="001555A5" w:rsidRDefault="0010030B" w:rsidP="001555A5">
      <w:pPr>
        <w:pStyle w:val="MTParagraph"/>
      </w:pPr>
      <w:r>
        <w:t>As a user</w:t>
      </w:r>
      <w:r w:rsidR="001555A5">
        <w:t xml:space="preserve">, I want to </w:t>
      </w:r>
      <w:r w:rsidR="00BB29AB">
        <w:t>see the</w:t>
      </w:r>
      <w:r w:rsidR="00D15657">
        <w:t xml:space="preserve"> content of the</w:t>
      </w:r>
      <w:r w:rsidR="00BB29AB">
        <w:t xml:space="preserve"> home page of the site, so</w:t>
      </w:r>
      <w:r w:rsidR="00690A99">
        <w:t xml:space="preserve"> that</w:t>
      </w:r>
      <w:r w:rsidR="00BB29AB">
        <w:t xml:space="preserve"> I can access the different contents.</w:t>
      </w:r>
    </w:p>
    <w:p w14:paraId="1FEA491C" w14:textId="77777777" w:rsidR="00907501" w:rsidRDefault="00907501" w:rsidP="001555A5">
      <w:pPr>
        <w:pStyle w:val="MTParagraph"/>
      </w:pPr>
      <w:r>
        <w:rPr>
          <w:noProof/>
        </w:rPr>
        <w:drawing>
          <wp:inline distT="0" distB="0" distL="0" distR="0" wp14:anchorId="1FEA499E" wp14:editId="1FEA499F">
            <wp:extent cx="5400675" cy="2790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491D" w14:textId="77777777" w:rsidR="00345806" w:rsidRDefault="00345806" w:rsidP="00345806">
      <w:pPr>
        <w:pStyle w:val="MTParagraph"/>
        <w:numPr>
          <w:ilvl w:val="0"/>
          <w:numId w:val="9"/>
        </w:numPr>
      </w:pPr>
      <w:r w:rsidRPr="004C78B0">
        <w:t>Description</w:t>
      </w:r>
      <w:r>
        <w:t xml:space="preserve">: </w:t>
      </w:r>
    </w:p>
    <w:p w14:paraId="1FEA491E" w14:textId="77777777" w:rsidR="00345806" w:rsidRPr="00910CED" w:rsidRDefault="00345806" w:rsidP="00345806">
      <w:pPr>
        <w:pStyle w:val="MTParagraph"/>
        <w:numPr>
          <w:ilvl w:val="1"/>
          <w:numId w:val="9"/>
        </w:numPr>
      </w:pPr>
      <w:r>
        <w:t xml:space="preserve">After the user logins into the site, they will be taken to this page. </w:t>
      </w:r>
      <w:r w:rsidRPr="00F274C8">
        <w:rPr>
          <w:b/>
          <w:i/>
          <w:highlight w:val="yellow"/>
        </w:rPr>
        <w:t xml:space="preserve">Note: since Case Studies page is out of </w:t>
      </w:r>
      <w:r w:rsidR="00910CED" w:rsidRPr="00F274C8">
        <w:rPr>
          <w:b/>
          <w:i/>
          <w:highlight w:val="yellow"/>
        </w:rPr>
        <w:t xml:space="preserve">the </w:t>
      </w:r>
      <w:r w:rsidRPr="00F274C8">
        <w:rPr>
          <w:b/>
          <w:i/>
          <w:highlight w:val="yellow"/>
        </w:rPr>
        <w:t xml:space="preserve">scope </w:t>
      </w:r>
      <w:r w:rsidR="00910CED" w:rsidRPr="00F274C8">
        <w:rPr>
          <w:b/>
          <w:i/>
          <w:highlight w:val="yellow"/>
        </w:rPr>
        <w:t>of</w:t>
      </w:r>
      <w:r w:rsidRPr="00F274C8">
        <w:rPr>
          <w:b/>
          <w:i/>
          <w:highlight w:val="yellow"/>
        </w:rPr>
        <w:t xml:space="preserve"> this </w:t>
      </w:r>
      <w:r w:rsidR="00910CED" w:rsidRPr="00F274C8">
        <w:rPr>
          <w:b/>
          <w:i/>
          <w:highlight w:val="yellow"/>
        </w:rPr>
        <w:t>first phase</w:t>
      </w:r>
      <w:r w:rsidRPr="00F274C8">
        <w:rPr>
          <w:b/>
          <w:i/>
          <w:highlight w:val="yellow"/>
        </w:rPr>
        <w:t xml:space="preserve">, the user will be taken directly to the Showcase </w:t>
      </w:r>
      <w:r w:rsidR="00264975">
        <w:rPr>
          <w:b/>
          <w:i/>
          <w:highlight w:val="yellow"/>
        </w:rPr>
        <w:t>Landing P</w:t>
      </w:r>
      <w:r w:rsidRPr="00F274C8">
        <w:rPr>
          <w:b/>
          <w:i/>
          <w:highlight w:val="yellow"/>
        </w:rPr>
        <w:t xml:space="preserve">age. </w:t>
      </w:r>
      <w:r w:rsidR="00910CED" w:rsidRPr="00F274C8">
        <w:rPr>
          <w:b/>
          <w:i/>
          <w:highlight w:val="yellow"/>
        </w:rPr>
        <w:t>This page will be created anyway, and must be tested.</w:t>
      </w:r>
    </w:p>
    <w:p w14:paraId="1FEA491F" w14:textId="77777777" w:rsidR="00910CED" w:rsidRDefault="00910CED" w:rsidP="00345806">
      <w:pPr>
        <w:pStyle w:val="MTParagraph"/>
        <w:numPr>
          <w:ilvl w:val="1"/>
          <w:numId w:val="9"/>
        </w:numPr>
      </w:pPr>
      <w:r>
        <w:t>User will be presented with two buttons</w:t>
      </w:r>
      <w:r w:rsidR="00264975">
        <w:t>:</w:t>
      </w:r>
    </w:p>
    <w:p w14:paraId="1FEA4920" w14:textId="77777777" w:rsidR="00910CED" w:rsidRDefault="00910CED" w:rsidP="00910CED">
      <w:pPr>
        <w:pStyle w:val="MTParagraph"/>
        <w:numPr>
          <w:ilvl w:val="2"/>
          <w:numId w:val="9"/>
        </w:numPr>
      </w:pPr>
      <w:r>
        <w:t>Case Studies: takes the user to the Case Studies Landing Page</w:t>
      </w:r>
      <w:r w:rsidR="00264975">
        <w:t>.</w:t>
      </w:r>
    </w:p>
    <w:p w14:paraId="1FEA4921" w14:textId="77777777" w:rsidR="00910CED" w:rsidRDefault="00910CED" w:rsidP="00910CED">
      <w:pPr>
        <w:pStyle w:val="MTParagraph"/>
        <w:numPr>
          <w:ilvl w:val="2"/>
          <w:numId w:val="9"/>
        </w:numPr>
      </w:pPr>
      <w:r>
        <w:t>Showcase: takes the user to the Showcase Landing Page</w:t>
      </w:r>
      <w:r w:rsidR="00264975">
        <w:t>.</w:t>
      </w:r>
    </w:p>
    <w:p w14:paraId="1FEA4922" w14:textId="77777777" w:rsidR="00345806" w:rsidRDefault="00345806" w:rsidP="00345806">
      <w:pPr>
        <w:pStyle w:val="MTParagraph"/>
        <w:numPr>
          <w:ilvl w:val="0"/>
          <w:numId w:val="9"/>
        </w:numPr>
      </w:pPr>
      <w:r>
        <w:t>Pre-conditions:</w:t>
      </w:r>
    </w:p>
    <w:p w14:paraId="1FEA4923" w14:textId="77777777" w:rsidR="00345806" w:rsidRDefault="00345806" w:rsidP="00345806">
      <w:pPr>
        <w:pStyle w:val="MTParagraph"/>
        <w:numPr>
          <w:ilvl w:val="1"/>
          <w:numId w:val="9"/>
        </w:numPr>
      </w:pPr>
      <w:r>
        <w:t>User must be logged in.</w:t>
      </w:r>
    </w:p>
    <w:p w14:paraId="1FEA4924" w14:textId="77777777" w:rsidR="00345806" w:rsidRDefault="00345806" w:rsidP="00345806">
      <w:pPr>
        <w:pStyle w:val="MTParagraph"/>
        <w:numPr>
          <w:ilvl w:val="0"/>
          <w:numId w:val="9"/>
        </w:numPr>
      </w:pPr>
      <w:r>
        <w:t>Post-conditions</w:t>
      </w:r>
      <w:r w:rsidR="00264975">
        <w:t>:</w:t>
      </w:r>
    </w:p>
    <w:p w14:paraId="1FEA4925" w14:textId="77777777" w:rsidR="00345806" w:rsidRDefault="00345806" w:rsidP="00345806">
      <w:pPr>
        <w:pStyle w:val="MTParagraph"/>
        <w:numPr>
          <w:ilvl w:val="1"/>
          <w:numId w:val="9"/>
        </w:numPr>
      </w:pPr>
      <w:r>
        <w:t xml:space="preserve">User </w:t>
      </w:r>
      <w:r w:rsidR="00910CED">
        <w:t>is taken to the chosen page.</w:t>
      </w:r>
    </w:p>
    <w:p w14:paraId="1FEA4926" w14:textId="77777777" w:rsidR="00BB29AB" w:rsidRDefault="00BB29AB">
      <w:p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  <w:rPr>
          <w:rFonts w:ascii="Calibri" w:eastAsia="Calibri" w:hAnsi="Calibri" w:cs="Calibri"/>
          <w:color w:val="auto"/>
          <w:kern w:val="24"/>
          <w:szCs w:val="23"/>
        </w:rPr>
      </w:pPr>
    </w:p>
    <w:p w14:paraId="1FEA4927" w14:textId="77777777" w:rsidR="00345806" w:rsidRDefault="00345806">
      <w:p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  <w:rPr>
          <w:rFonts w:ascii="Calibri" w:eastAsia="Calibri" w:hAnsi="Calibri" w:cs="Calibri"/>
          <w:color w:val="auto"/>
          <w:kern w:val="24"/>
          <w:szCs w:val="23"/>
        </w:rPr>
      </w:pPr>
      <w:r>
        <w:rPr>
          <w:rFonts w:ascii="Calibri" w:eastAsia="Calibri" w:hAnsi="Calibri" w:cs="Calibri"/>
          <w:color w:val="auto"/>
          <w:kern w:val="24"/>
          <w:szCs w:val="23"/>
        </w:rPr>
        <w:br w:type="page"/>
      </w:r>
    </w:p>
    <w:p w14:paraId="1FEA4928" w14:textId="77777777" w:rsidR="00E1731C" w:rsidRPr="003F173E" w:rsidRDefault="00E1731C" w:rsidP="00E1731C">
      <w:pPr>
        <w:pStyle w:val="Heading2"/>
      </w:pPr>
      <w:bookmarkStart w:id="27" w:name="_Toc398301033"/>
      <w:r>
        <w:lastRenderedPageBreak/>
        <w:t>Showcase</w:t>
      </w:r>
      <w:r w:rsidR="00D10726">
        <w:t xml:space="preserve"> Landing Page</w:t>
      </w:r>
      <w:bookmarkEnd w:id="27"/>
      <w:r>
        <w:t xml:space="preserve"> </w:t>
      </w:r>
    </w:p>
    <w:p w14:paraId="1FEA4929" w14:textId="77777777" w:rsidR="002C4371" w:rsidRPr="004C78B0" w:rsidRDefault="002C4371" w:rsidP="002C4371">
      <w:pPr>
        <w:pStyle w:val="MTParagraph"/>
        <w:rPr>
          <w:b/>
          <w:sz w:val="24"/>
        </w:rPr>
      </w:pPr>
      <w:r w:rsidRPr="004C78B0">
        <w:rPr>
          <w:b/>
          <w:sz w:val="24"/>
        </w:rPr>
        <w:t xml:space="preserve">User </w:t>
      </w:r>
      <w:r>
        <w:rPr>
          <w:b/>
          <w:sz w:val="24"/>
        </w:rPr>
        <w:t>Story 9.1</w:t>
      </w:r>
      <w:r w:rsidRPr="004C78B0">
        <w:rPr>
          <w:b/>
          <w:sz w:val="24"/>
        </w:rPr>
        <w:t xml:space="preserve"> </w:t>
      </w:r>
      <w:r>
        <w:rPr>
          <w:b/>
          <w:sz w:val="24"/>
        </w:rPr>
        <w:t xml:space="preserve">– Showcase </w:t>
      </w:r>
      <w:r w:rsidR="00F274C8">
        <w:rPr>
          <w:b/>
          <w:sz w:val="24"/>
        </w:rPr>
        <w:t xml:space="preserve">– </w:t>
      </w:r>
      <w:r>
        <w:rPr>
          <w:b/>
          <w:sz w:val="24"/>
        </w:rPr>
        <w:t>Basic Structure</w:t>
      </w:r>
    </w:p>
    <w:p w14:paraId="1FEA492A" w14:textId="77777777" w:rsidR="002C4371" w:rsidRDefault="002C4371" w:rsidP="002C4371">
      <w:pPr>
        <w:pStyle w:val="MTParagraph"/>
      </w:pPr>
      <w:r>
        <w:t xml:space="preserve">As a user, I want to see the basic structure of the </w:t>
      </w:r>
      <w:r w:rsidR="00F274C8">
        <w:t>Showcase</w:t>
      </w:r>
      <w:r w:rsidR="0022164C">
        <w:t xml:space="preserve"> Landing P</w:t>
      </w:r>
      <w:r>
        <w:t>age, so that I can see the header</w:t>
      </w:r>
      <w:r w:rsidR="0022164C">
        <w:t>, content</w:t>
      </w:r>
      <w:r>
        <w:t xml:space="preserve"> and footer. </w:t>
      </w:r>
    </w:p>
    <w:p w14:paraId="1FEA492B" w14:textId="77777777" w:rsidR="002C4371" w:rsidRDefault="00F274C8" w:rsidP="002C4371">
      <w:pPr>
        <w:pStyle w:val="MTParagraph"/>
      </w:pPr>
      <w:r>
        <w:rPr>
          <w:noProof/>
        </w:rPr>
        <w:drawing>
          <wp:inline distT="0" distB="0" distL="0" distR="0" wp14:anchorId="1FEA49A0" wp14:editId="1FEA49A1">
            <wp:extent cx="5943600" cy="3623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4077"/>
                    <a:stretch/>
                  </pic:blipFill>
                  <pic:spPr bwMode="auto">
                    <a:xfrm>
                      <a:off x="0" y="0"/>
                      <a:ext cx="5943600" cy="362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A492C" w14:textId="77777777" w:rsidR="00F274C8" w:rsidRDefault="00F274C8" w:rsidP="002C4371">
      <w:pPr>
        <w:pStyle w:val="MTParagraph"/>
      </w:pPr>
      <w:r>
        <w:rPr>
          <w:noProof/>
        </w:rPr>
        <w:drawing>
          <wp:inline distT="0" distB="0" distL="0" distR="0" wp14:anchorId="1FEA49A2" wp14:editId="1FEA49A3">
            <wp:extent cx="5943600" cy="4318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492D" w14:textId="77777777" w:rsidR="002C4371" w:rsidRDefault="002C4371" w:rsidP="002C4371">
      <w:pPr>
        <w:pStyle w:val="MTParagraph"/>
        <w:numPr>
          <w:ilvl w:val="0"/>
          <w:numId w:val="9"/>
        </w:numPr>
      </w:pPr>
      <w:r w:rsidRPr="004C78B0">
        <w:t>Description</w:t>
      </w:r>
      <w:r>
        <w:t xml:space="preserve">: </w:t>
      </w:r>
    </w:p>
    <w:p w14:paraId="1FEA492E" w14:textId="77777777" w:rsidR="002C4371" w:rsidRPr="002C4371" w:rsidRDefault="002C4371" w:rsidP="002C4371">
      <w:pPr>
        <w:pStyle w:val="MTParagraph"/>
        <w:numPr>
          <w:ilvl w:val="1"/>
          <w:numId w:val="9"/>
        </w:numPr>
      </w:pPr>
      <w:r>
        <w:t xml:space="preserve">After the user logins into the site, they will be taken to this page. </w:t>
      </w:r>
      <w:r w:rsidRPr="00264975">
        <w:rPr>
          <w:b/>
          <w:i/>
          <w:highlight w:val="yellow"/>
        </w:rPr>
        <w:t xml:space="preserve">Note: since Case Studies page is out of the scope of this first phase, the user will be taken directly to </w:t>
      </w:r>
      <w:r w:rsidR="00F274C8" w:rsidRPr="00264975">
        <w:rPr>
          <w:b/>
          <w:i/>
          <w:highlight w:val="yellow"/>
        </w:rPr>
        <w:t>this</w:t>
      </w:r>
      <w:r w:rsidRPr="00264975">
        <w:rPr>
          <w:b/>
          <w:i/>
          <w:highlight w:val="yellow"/>
        </w:rPr>
        <w:t xml:space="preserve"> page</w:t>
      </w:r>
      <w:r w:rsidR="00F274C8" w:rsidRPr="00264975">
        <w:rPr>
          <w:b/>
          <w:i/>
          <w:highlight w:val="yellow"/>
        </w:rPr>
        <w:t xml:space="preserve"> instead of the Home Page</w:t>
      </w:r>
      <w:r w:rsidRPr="00264975">
        <w:rPr>
          <w:b/>
          <w:i/>
          <w:highlight w:val="yellow"/>
        </w:rPr>
        <w:t>.</w:t>
      </w:r>
      <w:r>
        <w:rPr>
          <w:b/>
          <w:i/>
        </w:rPr>
        <w:t xml:space="preserve"> </w:t>
      </w:r>
    </w:p>
    <w:p w14:paraId="1FEA492F" w14:textId="77777777" w:rsidR="002C4371" w:rsidRPr="00910CED" w:rsidRDefault="002C4371" w:rsidP="002C4371">
      <w:pPr>
        <w:pStyle w:val="MTParagraph"/>
        <w:numPr>
          <w:ilvl w:val="0"/>
          <w:numId w:val="9"/>
        </w:numPr>
      </w:pPr>
      <w:r>
        <w:t>Sections</w:t>
      </w:r>
      <w:r w:rsidR="00264975">
        <w:t>:</w:t>
      </w:r>
    </w:p>
    <w:p w14:paraId="1FEA4930" w14:textId="77777777" w:rsidR="002C4371" w:rsidRDefault="002C4371" w:rsidP="002C4371">
      <w:pPr>
        <w:pStyle w:val="MTParagraph"/>
        <w:numPr>
          <w:ilvl w:val="1"/>
          <w:numId w:val="9"/>
        </w:numPr>
      </w:pPr>
      <w:r>
        <w:t>Header</w:t>
      </w:r>
    </w:p>
    <w:p w14:paraId="1FEA4931" w14:textId="77777777" w:rsidR="002C4371" w:rsidRDefault="002C4371" w:rsidP="002C4371">
      <w:pPr>
        <w:pStyle w:val="MTParagraph"/>
        <w:numPr>
          <w:ilvl w:val="2"/>
          <w:numId w:val="9"/>
        </w:numPr>
      </w:pPr>
      <w:r>
        <w:t>Pl</w:t>
      </w:r>
      <w:r w:rsidR="00F274C8">
        <w:t>us 54 logo: links to the Home Page</w:t>
      </w:r>
      <w:r>
        <w:t>.</w:t>
      </w:r>
    </w:p>
    <w:p w14:paraId="1FEA4932" w14:textId="77777777" w:rsidR="00F274C8" w:rsidRDefault="00F274C8" w:rsidP="002C4371">
      <w:pPr>
        <w:pStyle w:val="MTParagraph"/>
        <w:numPr>
          <w:ilvl w:val="2"/>
          <w:numId w:val="9"/>
        </w:numPr>
      </w:pPr>
      <w:r>
        <w:t>Case Studies: links to the Case Studies Landing Page.</w:t>
      </w:r>
    </w:p>
    <w:p w14:paraId="1FEA4933" w14:textId="77777777" w:rsidR="00F274C8" w:rsidRDefault="00F274C8" w:rsidP="002C4371">
      <w:pPr>
        <w:pStyle w:val="MTParagraph"/>
        <w:numPr>
          <w:ilvl w:val="2"/>
          <w:numId w:val="9"/>
        </w:numPr>
      </w:pPr>
      <w:r>
        <w:t>Showcase: links to the Showcase Landing Page.</w:t>
      </w:r>
    </w:p>
    <w:p w14:paraId="1FEA4934" w14:textId="77777777" w:rsidR="00F274C8" w:rsidRDefault="00F274C8" w:rsidP="00F274C8">
      <w:pPr>
        <w:pStyle w:val="MTParagraph"/>
        <w:ind w:left="2160"/>
      </w:pPr>
      <w:r w:rsidRPr="00F274C8">
        <w:rPr>
          <w:b/>
          <w:i/>
          <w:highlight w:val="yellow"/>
        </w:rPr>
        <w:t>Note:</w:t>
      </w:r>
      <w:r w:rsidRPr="00F274C8">
        <w:rPr>
          <w:highlight w:val="yellow"/>
        </w:rPr>
        <w:t xml:space="preserve"> </w:t>
      </w:r>
      <w:r w:rsidRPr="00F274C8">
        <w:rPr>
          <w:b/>
          <w:i/>
          <w:highlight w:val="yellow"/>
        </w:rPr>
        <w:t>since Case Studies page is out of the scope of this first phase, Case Studies and Showcase links should not be included.</w:t>
      </w:r>
    </w:p>
    <w:p w14:paraId="1FEA4935" w14:textId="77777777" w:rsidR="002C4371" w:rsidRDefault="002C4371" w:rsidP="002C4371">
      <w:pPr>
        <w:pStyle w:val="MTParagraph"/>
        <w:numPr>
          <w:ilvl w:val="1"/>
          <w:numId w:val="9"/>
        </w:numPr>
      </w:pPr>
      <w:r>
        <w:t>Footer</w:t>
      </w:r>
    </w:p>
    <w:p w14:paraId="1FEA4936" w14:textId="47F86CDB" w:rsidR="002C4371" w:rsidRDefault="002C4371" w:rsidP="002C4371">
      <w:pPr>
        <w:pStyle w:val="MTParagraph"/>
        <w:numPr>
          <w:ilvl w:val="2"/>
          <w:numId w:val="9"/>
        </w:numPr>
      </w:pPr>
      <w:r>
        <w:t xml:space="preserve">Contact Us: </w:t>
      </w:r>
      <w:r w:rsidRPr="00264975">
        <w:t>links to the Contact Us page of the main site.</w:t>
      </w:r>
      <w:r w:rsidR="000716E0">
        <w:t xml:space="preserve"> Opens in a new tab/window.</w:t>
      </w:r>
    </w:p>
    <w:p w14:paraId="1FEA4937" w14:textId="77777777" w:rsidR="002C4371" w:rsidRPr="002C4371" w:rsidRDefault="002C4371" w:rsidP="000E11BF">
      <w:pPr>
        <w:pStyle w:val="MTParagraph"/>
        <w:numPr>
          <w:ilvl w:val="0"/>
          <w:numId w:val="9"/>
        </w:numPr>
        <w:rPr>
          <w:b/>
          <w:sz w:val="24"/>
        </w:rPr>
      </w:pPr>
      <w:r>
        <w:t>Pre-conditions:</w:t>
      </w:r>
    </w:p>
    <w:p w14:paraId="1FEA4938" w14:textId="77777777" w:rsidR="002C4371" w:rsidRPr="002C4371" w:rsidRDefault="002C4371" w:rsidP="002C4371">
      <w:pPr>
        <w:pStyle w:val="MTParagraph"/>
        <w:numPr>
          <w:ilvl w:val="1"/>
          <w:numId w:val="9"/>
        </w:numPr>
        <w:rPr>
          <w:b/>
          <w:sz w:val="24"/>
        </w:rPr>
      </w:pPr>
      <w:r>
        <w:t>User must be logged in.</w:t>
      </w:r>
    </w:p>
    <w:p w14:paraId="1FEA4939" w14:textId="77777777" w:rsidR="002C4371" w:rsidRDefault="002C4371">
      <w:p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  <w:rPr>
          <w:rFonts w:ascii="Calibri" w:eastAsia="Calibri" w:hAnsi="Calibri" w:cs="Calibri"/>
          <w:b/>
          <w:color w:val="auto"/>
          <w:kern w:val="24"/>
          <w:sz w:val="24"/>
          <w:szCs w:val="23"/>
        </w:rPr>
      </w:pPr>
      <w:r>
        <w:rPr>
          <w:b/>
          <w:sz w:val="24"/>
        </w:rPr>
        <w:br w:type="page"/>
      </w:r>
    </w:p>
    <w:p w14:paraId="1FEA493A" w14:textId="77777777" w:rsidR="00EE2D72" w:rsidRPr="004C78B0" w:rsidRDefault="00EE2D72" w:rsidP="00EE2D72">
      <w:pPr>
        <w:pStyle w:val="MTParagraph"/>
        <w:rPr>
          <w:b/>
          <w:sz w:val="24"/>
        </w:rPr>
      </w:pPr>
      <w:r w:rsidRPr="004C78B0">
        <w:rPr>
          <w:b/>
          <w:sz w:val="24"/>
        </w:rPr>
        <w:lastRenderedPageBreak/>
        <w:t xml:space="preserve">User </w:t>
      </w:r>
      <w:r>
        <w:rPr>
          <w:b/>
          <w:sz w:val="24"/>
        </w:rPr>
        <w:t>Story 9</w:t>
      </w:r>
      <w:r w:rsidR="00D10726">
        <w:rPr>
          <w:b/>
          <w:sz w:val="24"/>
        </w:rPr>
        <w:t>.</w:t>
      </w:r>
      <w:r w:rsidR="002C4371">
        <w:rPr>
          <w:b/>
          <w:sz w:val="24"/>
        </w:rPr>
        <w:t>2</w:t>
      </w:r>
      <w:r w:rsidRPr="004C78B0">
        <w:rPr>
          <w:b/>
          <w:sz w:val="24"/>
        </w:rPr>
        <w:t xml:space="preserve"> </w:t>
      </w:r>
      <w:r>
        <w:rPr>
          <w:b/>
          <w:sz w:val="24"/>
        </w:rPr>
        <w:t>–</w:t>
      </w:r>
      <w:r w:rsidRPr="004C78B0">
        <w:rPr>
          <w:b/>
          <w:sz w:val="24"/>
        </w:rPr>
        <w:t xml:space="preserve"> </w:t>
      </w:r>
      <w:r>
        <w:rPr>
          <w:b/>
          <w:sz w:val="24"/>
        </w:rPr>
        <w:t xml:space="preserve">Showcase </w:t>
      </w:r>
      <w:r w:rsidR="00345806">
        <w:rPr>
          <w:b/>
          <w:sz w:val="24"/>
        </w:rPr>
        <w:t>– Initial Content</w:t>
      </w:r>
    </w:p>
    <w:p w14:paraId="1FEA493B" w14:textId="77777777" w:rsidR="00690A99" w:rsidRDefault="0010030B" w:rsidP="00EE2D72">
      <w:pPr>
        <w:pStyle w:val="MTParagraph"/>
      </w:pPr>
      <w:r>
        <w:t>As a user</w:t>
      </w:r>
      <w:r w:rsidR="00EE2D72">
        <w:t xml:space="preserve">, I want to </w:t>
      </w:r>
      <w:r w:rsidR="00690A99">
        <w:t xml:space="preserve">see all the projects, so that I can select any of them and see </w:t>
      </w:r>
      <w:r w:rsidR="00345806">
        <w:t>its</w:t>
      </w:r>
      <w:r w:rsidR="00690A99">
        <w:t xml:space="preserve"> details.</w:t>
      </w:r>
    </w:p>
    <w:p w14:paraId="1FEA493C" w14:textId="77777777" w:rsidR="00345806" w:rsidRDefault="00D10726" w:rsidP="00690A99">
      <w:pPr>
        <w:pStyle w:val="MTParagraph"/>
      </w:pPr>
      <w:r>
        <w:rPr>
          <w:noProof/>
        </w:rPr>
        <w:drawing>
          <wp:inline distT="0" distB="0" distL="0" distR="0" wp14:anchorId="1FEA49A4" wp14:editId="1FEA49A5">
            <wp:extent cx="3948794" cy="54001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lus54_portfolio_03_all_project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421" cy="540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FEB">
        <w:rPr>
          <w:noProof/>
        </w:rPr>
        <w:t xml:space="preserve"> </w:t>
      </w:r>
      <w:r w:rsidR="00CE5FEB">
        <w:rPr>
          <w:noProof/>
        </w:rPr>
        <w:drawing>
          <wp:inline distT="0" distB="0" distL="0" distR="0" wp14:anchorId="1FEA49A6" wp14:editId="1FEA49A7">
            <wp:extent cx="1492350" cy="267496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9068" cy="268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493D" w14:textId="77777777" w:rsidR="002C4371" w:rsidRDefault="002C4371" w:rsidP="002C4371">
      <w:pPr>
        <w:pStyle w:val="MTParagraph"/>
        <w:numPr>
          <w:ilvl w:val="0"/>
          <w:numId w:val="9"/>
        </w:numPr>
      </w:pPr>
      <w:r w:rsidRPr="004C78B0">
        <w:t>Description</w:t>
      </w:r>
      <w:r w:rsidR="00C338C6">
        <w:t>:</w:t>
      </w:r>
    </w:p>
    <w:p w14:paraId="1FEA493E" w14:textId="77777777" w:rsidR="00CE5FEB" w:rsidRDefault="00CE5FEB" w:rsidP="002C4371">
      <w:pPr>
        <w:pStyle w:val="MTParagraph"/>
        <w:numPr>
          <w:ilvl w:val="1"/>
          <w:numId w:val="9"/>
        </w:numPr>
      </w:pPr>
      <w:r>
        <w:t>Desktop:</w:t>
      </w:r>
    </w:p>
    <w:p w14:paraId="1FEA493F" w14:textId="083393BE" w:rsidR="002C4371" w:rsidRDefault="000716E0" w:rsidP="00CE5FEB">
      <w:pPr>
        <w:pStyle w:val="MTParagraph"/>
        <w:numPr>
          <w:ilvl w:val="2"/>
          <w:numId w:val="9"/>
        </w:numPr>
      </w:pPr>
      <w:r>
        <w:t>Rows of</w:t>
      </w:r>
      <w:r w:rsidR="00DA09D0">
        <w:t xml:space="preserve"> thumbnails will be displayed.</w:t>
      </w:r>
    </w:p>
    <w:p w14:paraId="1FEA4940" w14:textId="77777777" w:rsidR="00CE5FEB" w:rsidRDefault="00CE5FEB" w:rsidP="00CE5FEB">
      <w:pPr>
        <w:pStyle w:val="MTParagraph"/>
        <w:numPr>
          <w:ilvl w:val="2"/>
          <w:numId w:val="9"/>
        </w:numPr>
      </w:pPr>
      <w:r>
        <w:t xml:space="preserve">On </w:t>
      </w:r>
      <w:r w:rsidR="00C338C6">
        <w:t xml:space="preserve">mouse </w:t>
      </w:r>
      <w:r>
        <w:t>hover, each thumbnail will display</w:t>
      </w:r>
      <w:r w:rsidR="00DA09D0">
        <w:t xml:space="preserve"> a dark overlay</w:t>
      </w:r>
      <w:r w:rsidR="00C338C6">
        <w:t xml:space="preserve"> on top of it</w:t>
      </w:r>
      <w:r w:rsidR="00DA09D0">
        <w:t xml:space="preserve"> with</w:t>
      </w:r>
      <w:r>
        <w:t>:</w:t>
      </w:r>
    </w:p>
    <w:p w14:paraId="1FEA4941" w14:textId="77777777" w:rsidR="00CE5FEB" w:rsidRDefault="00CE5FEB" w:rsidP="00CE5FEB">
      <w:pPr>
        <w:pStyle w:val="MTParagraph"/>
        <w:numPr>
          <w:ilvl w:val="3"/>
          <w:numId w:val="9"/>
        </w:numPr>
      </w:pPr>
      <w:r>
        <w:t>Project Name</w:t>
      </w:r>
    </w:p>
    <w:p w14:paraId="1FEA4942" w14:textId="205997F5" w:rsidR="00CE5FEB" w:rsidRDefault="000716E0" w:rsidP="00CE5FEB">
      <w:pPr>
        <w:pStyle w:val="MTParagraph"/>
        <w:numPr>
          <w:ilvl w:val="3"/>
          <w:numId w:val="9"/>
        </w:numPr>
      </w:pPr>
      <w:r>
        <w:t>Type of Project</w:t>
      </w:r>
    </w:p>
    <w:p w14:paraId="1FEA4943" w14:textId="77777777" w:rsidR="00DA09D0" w:rsidRDefault="00DA09D0" w:rsidP="00CE5FEB">
      <w:pPr>
        <w:pStyle w:val="MTParagraph"/>
        <w:numPr>
          <w:ilvl w:val="3"/>
          <w:numId w:val="9"/>
        </w:numPr>
      </w:pPr>
      <w:r>
        <w:t xml:space="preserve">Arrow button: </w:t>
      </w:r>
      <w:r w:rsidR="00C338C6">
        <w:t>on click, opens the project details.</w:t>
      </w:r>
    </w:p>
    <w:p w14:paraId="1FEA4944" w14:textId="77777777" w:rsidR="00CE5FEB" w:rsidRDefault="00DA09D0" w:rsidP="00CE5FEB">
      <w:pPr>
        <w:pStyle w:val="MTParagraph"/>
        <w:numPr>
          <w:ilvl w:val="1"/>
          <w:numId w:val="9"/>
        </w:numPr>
      </w:pPr>
      <w:r>
        <w:lastRenderedPageBreak/>
        <w:t>Tablet/</w:t>
      </w:r>
      <w:r w:rsidR="00CE5FEB">
        <w:t>Mobile:</w:t>
      </w:r>
    </w:p>
    <w:p w14:paraId="1FEA4945" w14:textId="77777777" w:rsidR="00DA09D0" w:rsidRDefault="00DA09D0" w:rsidP="00DA09D0">
      <w:pPr>
        <w:pStyle w:val="MTParagraph"/>
        <w:numPr>
          <w:ilvl w:val="2"/>
          <w:numId w:val="9"/>
        </w:numPr>
      </w:pPr>
      <w:r>
        <w:t>Rows of 3 thumbnails will be displayed for tablet, and 2 thumbnails for mobile.</w:t>
      </w:r>
    </w:p>
    <w:p w14:paraId="1FEA4946" w14:textId="77777777" w:rsidR="00DA09D0" w:rsidRDefault="00DA09D0" w:rsidP="00DA09D0">
      <w:pPr>
        <w:pStyle w:val="MTParagraph"/>
        <w:numPr>
          <w:ilvl w:val="2"/>
          <w:numId w:val="9"/>
        </w:numPr>
      </w:pPr>
      <w:r>
        <w:t>Each thumbnail will always display a dark overlay</w:t>
      </w:r>
      <w:r w:rsidR="00C338C6">
        <w:t xml:space="preserve"> on top of it</w:t>
      </w:r>
      <w:r>
        <w:t xml:space="preserve"> (there’s no hover on tablet/mobile) with:</w:t>
      </w:r>
    </w:p>
    <w:p w14:paraId="1FEA4947" w14:textId="77777777" w:rsidR="00DA09D0" w:rsidRDefault="00DA09D0" w:rsidP="00DA09D0">
      <w:pPr>
        <w:pStyle w:val="MTParagraph"/>
        <w:numPr>
          <w:ilvl w:val="3"/>
          <w:numId w:val="9"/>
        </w:numPr>
      </w:pPr>
      <w:r>
        <w:t>Project Name</w:t>
      </w:r>
    </w:p>
    <w:p w14:paraId="1FEA4948" w14:textId="5AA929B1" w:rsidR="00CE5FEB" w:rsidRDefault="000716E0" w:rsidP="00DA09D0">
      <w:pPr>
        <w:pStyle w:val="MTParagraph"/>
        <w:numPr>
          <w:ilvl w:val="3"/>
          <w:numId w:val="9"/>
        </w:numPr>
      </w:pPr>
      <w:r>
        <w:t>Type of Project</w:t>
      </w:r>
    </w:p>
    <w:p w14:paraId="1FEA4949" w14:textId="77777777" w:rsidR="00DA09D0" w:rsidRDefault="00DA09D0" w:rsidP="00DA09D0">
      <w:pPr>
        <w:pStyle w:val="MTParagraph"/>
        <w:numPr>
          <w:ilvl w:val="3"/>
          <w:numId w:val="9"/>
        </w:numPr>
      </w:pPr>
      <w:r>
        <w:t xml:space="preserve">Arrow button: </w:t>
      </w:r>
      <w:r w:rsidR="00C338C6">
        <w:t>on tap, opens the</w:t>
      </w:r>
      <w:r>
        <w:t xml:space="preserve"> project</w:t>
      </w:r>
      <w:r w:rsidR="00C338C6">
        <w:t xml:space="preserve"> details.</w:t>
      </w:r>
    </w:p>
    <w:p w14:paraId="1FEA494A" w14:textId="77777777" w:rsidR="00E0534D" w:rsidRDefault="00E0534D" w:rsidP="00E0534D">
      <w:pPr>
        <w:pStyle w:val="MTParagraph"/>
        <w:numPr>
          <w:ilvl w:val="1"/>
          <w:numId w:val="9"/>
        </w:numPr>
      </w:pPr>
      <w:r>
        <w:t>View More button:</w:t>
      </w:r>
      <w:r w:rsidR="00F27F3F">
        <w:br/>
      </w:r>
      <w:r w:rsidR="00F27F3F">
        <w:rPr>
          <w:noProof/>
        </w:rPr>
        <w:t xml:space="preserve">             </w:t>
      </w:r>
      <w:r w:rsidR="00F27F3F" w:rsidRPr="00F27F3F">
        <w:rPr>
          <w:noProof/>
        </w:rPr>
        <w:t xml:space="preserve"> </w:t>
      </w:r>
      <w:r w:rsidR="00F27F3F">
        <w:rPr>
          <w:noProof/>
        </w:rPr>
        <w:drawing>
          <wp:inline distT="0" distB="0" distL="0" distR="0" wp14:anchorId="1FEA49A8" wp14:editId="1FEA49A9">
            <wp:extent cx="952500" cy="76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494B" w14:textId="77777777" w:rsidR="00E0534D" w:rsidRDefault="00E0534D" w:rsidP="00E0534D">
      <w:pPr>
        <w:pStyle w:val="MTParagraph"/>
        <w:numPr>
          <w:ilvl w:val="2"/>
          <w:numId w:val="9"/>
        </w:numPr>
      </w:pPr>
      <w:r>
        <w:t xml:space="preserve">This button will be </w:t>
      </w:r>
      <w:r w:rsidR="005319AB">
        <w:t>shown only if there are more projects to display.</w:t>
      </w:r>
    </w:p>
    <w:p w14:paraId="1FEA494C" w14:textId="77777777" w:rsidR="005319AB" w:rsidRPr="00910CED" w:rsidRDefault="00F27F3F" w:rsidP="00E0534D">
      <w:pPr>
        <w:pStyle w:val="MTParagraph"/>
        <w:numPr>
          <w:ilvl w:val="2"/>
          <w:numId w:val="9"/>
        </w:numPr>
      </w:pPr>
      <w:r>
        <w:t>It will add 3 rows to the list.</w:t>
      </w:r>
    </w:p>
    <w:p w14:paraId="1FEA494D" w14:textId="77777777" w:rsidR="002C4371" w:rsidRDefault="002C4371" w:rsidP="002C4371">
      <w:pPr>
        <w:pStyle w:val="MTParagraph"/>
        <w:numPr>
          <w:ilvl w:val="0"/>
          <w:numId w:val="9"/>
        </w:numPr>
      </w:pPr>
      <w:r>
        <w:t>Pre-conditions:</w:t>
      </w:r>
    </w:p>
    <w:p w14:paraId="1FEA494E" w14:textId="77777777" w:rsidR="002C4371" w:rsidRDefault="002C4371" w:rsidP="002C4371">
      <w:pPr>
        <w:pStyle w:val="MTParagraph"/>
        <w:numPr>
          <w:ilvl w:val="1"/>
          <w:numId w:val="9"/>
        </w:numPr>
      </w:pPr>
      <w:r>
        <w:t>User must be logged in.</w:t>
      </w:r>
    </w:p>
    <w:p w14:paraId="1FEA494F" w14:textId="77777777" w:rsidR="00AF022C" w:rsidRDefault="00AF022C" w:rsidP="00AF022C">
      <w:pPr>
        <w:pStyle w:val="MTParagraph"/>
        <w:ind w:left="1440"/>
      </w:pPr>
    </w:p>
    <w:p w14:paraId="1FEA4950" w14:textId="77777777" w:rsidR="00345806" w:rsidRPr="004C78B0" w:rsidRDefault="00345806" w:rsidP="00345806">
      <w:pPr>
        <w:pStyle w:val="MTParagraph"/>
        <w:rPr>
          <w:b/>
          <w:sz w:val="24"/>
        </w:rPr>
      </w:pPr>
      <w:r w:rsidRPr="004C78B0">
        <w:rPr>
          <w:b/>
          <w:sz w:val="24"/>
        </w:rPr>
        <w:t xml:space="preserve">User </w:t>
      </w:r>
      <w:r>
        <w:rPr>
          <w:b/>
          <w:sz w:val="24"/>
        </w:rPr>
        <w:t>Story 9.</w:t>
      </w:r>
      <w:r w:rsidR="002C4371">
        <w:rPr>
          <w:b/>
          <w:sz w:val="24"/>
        </w:rPr>
        <w:t>3</w:t>
      </w:r>
      <w:r w:rsidRPr="004C78B0">
        <w:rPr>
          <w:b/>
          <w:sz w:val="24"/>
        </w:rPr>
        <w:t xml:space="preserve"> </w:t>
      </w:r>
      <w:r>
        <w:rPr>
          <w:b/>
          <w:sz w:val="24"/>
        </w:rPr>
        <w:t>–</w:t>
      </w:r>
      <w:r w:rsidRPr="004C78B0">
        <w:rPr>
          <w:b/>
          <w:sz w:val="24"/>
        </w:rPr>
        <w:t xml:space="preserve"> </w:t>
      </w:r>
      <w:r>
        <w:rPr>
          <w:b/>
          <w:sz w:val="24"/>
        </w:rPr>
        <w:t>Showcase – Search</w:t>
      </w:r>
    </w:p>
    <w:p w14:paraId="1FEA4951" w14:textId="77777777" w:rsidR="00690A99" w:rsidRDefault="00690A99" w:rsidP="00690A99">
      <w:pPr>
        <w:pStyle w:val="MTParagraph"/>
      </w:pPr>
      <w:r>
        <w:t>As a user, I want to search projects by keywords, so that I can</w:t>
      </w:r>
      <w:r w:rsidR="00D10726">
        <w:t xml:space="preserve"> find the ones related to the words I entered.</w:t>
      </w:r>
    </w:p>
    <w:p w14:paraId="1FEA4952" w14:textId="77777777" w:rsidR="00345806" w:rsidRDefault="0022164C" w:rsidP="00690A99">
      <w:pPr>
        <w:pStyle w:val="MTParagraph"/>
      </w:pPr>
      <w:r>
        <w:rPr>
          <w:noProof/>
        </w:rPr>
        <w:drawing>
          <wp:inline distT="0" distB="0" distL="0" distR="0" wp14:anchorId="1FEA49AA" wp14:editId="1FEA49AB">
            <wp:extent cx="3371850" cy="871268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6844"/>
                    <a:stretch/>
                  </pic:blipFill>
                  <pic:spPr bwMode="auto">
                    <a:xfrm>
                      <a:off x="0" y="0"/>
                      <a:ext cx="3371850" cy="871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A4953" w14:textId="77777777" w:rsidR="00C338C6" w:rsidRDefault="00C338C6" w:rsidP="00C338C6">
      <w:pPr>
        <w:pStyle w:val="MTParagraph"/>
        <w:numPr>
          <w:ilvl w:val="0"/>
          <w:numId w:val="9"/>
        </w:numPr>
      </w:pPr>
      <w:r>
        <w:t>Description:</w:t>
      </w:r>
    </w:p>
    <w:p w14:paraId="1FEA4954" w14:textId="77777777" w:rsidR="00C338C6" w:rsidRDefault="00C338C6" w:rsidP="00C338C6">
      <w:pPr>
        <w:pStyle w:val="MTParagraph"/>
        <w:numPr>
          <w:ilvl w:val="1"/>
          <w:numId w:val="9"/>
        </w:numPr>
      </w:pPr>
      <w:r>
        <w:t xml:space="preserve">User </w:t>
      </w:r>
      <w:r w:rsidR="00AF022C">
        <w:t>can enter any number of keywords, and press on the arrow button. Then, the user will be taken to the Search Results Page.</w:t>
      </w:r>
    </w:p>
    <w:p w14:paraId="1FEA4955" w14:textId="77777777" w:rsidR="00AF022C" w:rsidRDefault="00AF022C" w:rsidP="00AF022C">
      <w:pPr>
        <w:pStyle w:val="MTParagraph"/>
        <w:numPr>
          <w:ilvl w:val="0"/>
          <w:numId w:val="9"/>
        </w:numPr>
      </w:pPr>
      <w:r>
        <w:t>Form elements:</w:t>
      </w:r>
    </w:p>
    <w:p w14:paraId="1FEA4956" w14:textId="77777777" w:rsidR="00AF022C" w:rsidRDefault="00AF022C" w:rsidP="00AF022C">
      <w:pPr>
        <w:pStyle w:val="MTParagraph"/>
        <w:numPr>
          <w:ilvl w:val="1"/>
          <w:numId w:val="9"/>
        </w:numPr>
      </w:pPr>
      <w:r>
        <w:lastRenderedPageBreak/>
        <w:t xml:space="preserve">Search: alphanumeric text field. Placeholder: “Search”. </w:t>
      </w:r>
    </w:p>
    <w:p w14:paraId="1FEA4957" w14:textId="77777777" w:rsidR="00AF022C" w:rsidRDefault="00AF022C" w:rsidP="00AF022C">
      <w:pPr>
        <w:pStyle w:val="MTParagraph"/>
        <w:numPr>
          <w:ilvl w:val="1"/>
          <w:numId w:val="9"/>
        </w:numPr>
      </w:pPr>
      <w:r>
        <w:t>Arrow button: on click/tap, submits the form.</w:t>
      </w:r>
    </w:p>
    <w:p w14:paraId="1FEA4958" w14:textId="77777777" w:rsidR="00AF022C" w:rsidRDefault="00AF022C" w:rsidP="00AF022C">
      <w:pPr>
        <w:pStyle w:val="MTParagraph"/>
        <w:ind w:left="1440"/>
      </w:pPr>
    </w:p>
    <w:p w14:paraId="1FEA4959" w14:textId="77777777" w:rsidR="00345806" w:rsidRPr="00345806" w:rsidRDefault="00345806" w:rsidP="00690A99">
      <w:pPr>
        <w:pStyle w:val="MTParagraph"/>
        <w:rPr>
          <w:b/>
          <w:sz w:val="24"/>
        </w:rPr>
      </w:pPr>
      <w:r w:rsidRPr="004C78B0">
        <w:rPr>
          <w:b/>
          <w:sz w:val="24"/>
        </w:rPr>
        <w:t xml:space="preserve">User </w:t>
      </w:r>
      <w:r>
        <w:rPr>
          <w:b/>
          <w:sz w:val="24"/>
        </w:rPr>
        <w:t>Story 9.</w:t>
      </w:r>
      <w:r w:rsidR="002C4371">
        <w:rPr>
          <w:b/>
          <w:sz w:val="24"/>
        </w:rPr>
        <w:t>4</w:t>
      </w:r>
      <w:r w:rsidRPr="004C78B0">
        <w:rPr>
          <w:b/>
          <w:sz w:val="24"/>
        </w:rPr>
        <w:t xml:space="preserve"> </w:t>
      </w:r>
      <w:r>
        <w:rPr>
          <w:b/>
          <w:sz w:val="24"/>
        </w:rPr>
        <w:t>–</w:t>
      </w:r>
      <w:r w:rsidRPr="004C78B0">
        <w:rPr>
          <w:b/>
          <w:sz w:val="24"/>
        </w:rPr>
        <w:t xml:space="preserve"> </w:t>
      </w:r>
      <w:r>
        <w:rPr>
          <w:b/>
          <w:sz w:val="24"/>
        </w:rPr>
        <w:t>Showcase – Filters</w:t>
      </w:r>
    </w:p>
    <w:p w14:paraId="1FEA495A" w14:textId="77777777" w:rsidR="00D10726" w:rsidRDefault="00D10726" w:rsidP="00D10726">
      <w:pPr>
        <w:pStyle w:val="MTParagraph"/>
      </w:pPr>
      <w:r>
        <w:t>As a user, I want to apply filters by type of project and technologies, so that I can find the ones that meets the criteria.</w:t>
      </w:r>
    </w:p>
    <w:p w14:paraId="1FEA495B" w14:textId="77777777" w:rsidR="0022164C" w:rsidRDefault="0022164C" w:rsidP="00D10726">
      <w:pPr>
        <w:pStyle w:val="MTParagraph"/>
      </w:pPr>
      <w:r>
        <w:rPr>
          <w:noProof/>
        </w:rPr>
        <w:drawing>
          <wp:inline distT="0" distB="0" distL="0" distR="0" wp14:anchorId="1FEA49AC" wp14:editId="1FEA49AD">
            <wp:extent cx="5943600" cy="3702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495C" w14:textId="77777777" w:rsidR="00D10726" w:rsidRDefault="00AF022C" w:rsidP="00AF022C">
      <w:pPr>
        <w:pStyle w:val="MTParagraph"/>
        <w:numPr>
          <w:ilvl w:val="0"/>
          <w:numId w:val="9"/>
        </w:numPr>
      </w:pPr>
      <w:r>
        <w:t>Description:</w:t>
      </w:r>
    </w:p>
    <w:p w14:paraId="1FEA495D" w14:textId="77777777" w:rsidR="00AF022C" w:rsidRDefault="00AF022C" w:rsidP="00AF022C">
      <w:pPr>
        <w:pStyle w:val="MTParagraph"/>
        <w:numPr>
          <w:ilvl w:val="1"/>
          <w:numId w:val="9"/>
        </w:numPr>
      </w:pPr>
      <w:r>
        <w:t>User will be able to select different filters that will trigger a search and will bring all projects that meet the selected items.</w:t>
      </w:r>
    </w:p>
    <w:p w14:paraId="1FEA495E" w14:textId="77777777" w:rsidR="000B6C18" w:rsidRDefault="000B6C18" w:rsidP="00AF022C">
      <w:pPr>
        <w:pStyle w:val="MTParagraph"/>
        <w:numPr>
          <w:ilvl w:val="1"/>
          <w:numId w:val="9"/>
        </w:numPr>
      </w:pPr>
      <w:r>
        <w:t>User can select one or more items from the different filters.</w:t>
      </w:r>
    </w:p>
    <w:p w14:paraId="1FEA495F" w14:textId="77777777" w:rsidR="000B6C18" w:rsidRDefault="000B6C18" w:rsidP="00AF022C">
      <w:pPr>
        <w:pStyle w:val="MTParagraph"/>
        <w:numPr>
          <w:ilvl w:val="1"/>
          <w:numId w:val="9"/>
        </w:numPr>
      </w:pPr>
      <w:r>
        <w:t>Selected items that</w:t>
      </w:r>
      <w:r w:rsidR="000E6C29">
        <w:t xml:space="preserve"> are from the same filter </w:t>
      </w:r>
      <w:r>
        <w:t xml:space="preserve">will use and OR logic, meaning </w:t>
      </w:r>
      <w:r w:rsidR="000E6C29">
        <w:t>that all projects that have any of the selected items will be shown. Example: Technology: HTML5, PHP, .NET, then all projects that used HTML5 and were developed in PHP or .NET will be shown.</w:t>
      </w:r>
    </w:p>
    <w:p w14:paraId="1FEA4960" w14:textId="77777777" w:rsidR="000B6C18" w:rsidRDefault="000E6C29" w:rsidP="000E6C29">
      <w:pPr>
        <w:pStyle w:val="MTParagraph"/>
        <w:numPr>
          <w:ilvl w:val="1"/>
          <w:numId w:val="9"/>
        </w:numPr>
      </w:pPr>
      <w:r>
        <w:t>When selected items are from different filters, the AND logic will be applied, meaning that projects that have items from the first filter AND from the second will be shown. A project must have items from both filters to be shown. Example: Type of project “E-commerce” and Technology “PHP”, then only E-commerce projects developed in PHP will be shown. E-commerce projects developed in .Net will not be shown, for example.</w:t>
      </w:r>
    </w:p>
    <w:p w14:paraId="1FEA4961" w14:textId="77777777" w:rsidR="00AF022C" w:rsidRDefault="00AF022C" w:rsidP="00AF022C">
      <w:pPr>
        <w:pStyle w:val="MTParagraph"/>
        <w:numPr>
          <w:ilvl w:val="0"/>
          <w:numId w:val="9"/>
        </w:numPr>
      </w:pPr>
      <w:r>
        <w:t>Filters</w:t>
      </w:r>
    </w:p>
    <w:p w14:paraId="1FEA4962" w14:textId="50F99AFD" w:rsidR="00AF022C" w:rsidRDefault="00AF022C" w:rsidP="00AF022C">
      <w:pPr>
        <w:pStyle w:val="MTParagraph"/>
        <w:numPr>
          <w:ilvl w:val="1"/>
          <w:numId w:val="9"/>
        </w:numPr>
      </w:pPr>
      <w:r>
        <w:t xml:space="preserve">Type of Project: These items correspond to the ones </w:t>
      </w:r>
      <w:r w:rsidR="000B6C18">
        <w:t>created in the</w:t>
      </w:r>
      <w:r w:rsidR="000716E0">
        <w:t xml:space="preserve"> Type of Project </w:t>
      </w:r>
      <w:r w:rsidR="000B6C18">
        <w:t xml:space="preserve">CRUD. </w:t>
      </w:r>
    </w:p>
    <w:p w14:paraId="1FEA4963" w14:textId="77777777" w:rsidR="000B6C18" w:rsidRDefault="00AF022C" w:rsidP="000B6C18">
      <w:pPr>
        <w:pStyle w:val="MTParagraph"/>
        <w:numPr>
          <w:ilvl w:val="1"/>
          <w:numId w:val="9"/>
        </w:numPr>
      </w:pPr>
      <w:r>
        <w:t>Technology</w:t>
      </w:r>
      <w:r w:rsidR="000B6C18">
        <w:t xml:space="preserve">: These items correspond to the ones created in the Technologies CRUD. </w:t>
      </w:r>
    </w:p>
    <w:p w14:paraId="12BBAA10" w14:textId="752F03D0" w:rsidR="000716E0" w:rsidRPr="001C6B69" w:rsidRDefault="000716E0" w:rsidP="000B6C18">
      <w:pPr>
        <w:pStyle w:val="MTParagraph"/>
        <w:numPr>
          <w:ilvl w:val="1"/>
          <w:numId w:val="9"/>
        </w:numPr>
      </w:pPr>
      <w:r w:rsidRPr="001C6B69">
        <w:t>Apply button</w:t>
      </w:r>
      <w:r w:rsidR="001C6B69">
        <w:t xml:space="preserve">: For desktop, there will be one button that will apply </w:t>
      </w:r>
      <w:r w:rsidR="003D0B31">
        <w:t>both filters. For mobile, there will be two buttons for each filter, but on tap they will apply both.</w:t>
      </w:r>
    </w:p>
    <w:p w14:paraId="1FEA4964" w14:textId="77777777" w:rsidR="00AF022C" w:rsidRDefault="00AF022C" w:rsidP="000B6C18">
      <w:pPr>
        <w:pStyle w:val="MTParagraph"/>
        <w:ind w:left="1440"/>
      </w:pPr>
    </w:p>
    <w:p w14:paraId="1FEA4965" w14:textId="77777777" w:rsidR="00690A99" w:rsidRDefault="00690A99" w:rsidP="00EE2D72">
      <w:pPr>
        <w:pStyle w:val="MTParagraph"/>
      </w:pPr>
    </w:p>
    <w:p w14:paraId="1FEA4966" w14:textId="77777777" w:rsidR="00EE2D72" w:rsidRPr="003F173E" w:rsidRDefault="00EE2D72" w:rsidP="00EE2D72">
      <w:pPr>
        <w:pStyle w:val="MTParagraph"/>
      </w:pPr>
    </w:p>
    <w:p w14:paraId="1FEA4967" w14:textId="77777777" w:rsidR="00264975" w:rsidRDefault="00264975">
      <w:p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  <w:rPr>
          <w:rFonts w:ascii="Calibri" w:eastAsia="Calibri" w:hAnsi="Calibri" w:cs="Calibri"/>
          <w:b/>
          <w:color w:val="auto"/>
          <w:kern w:val="24"/>
          <w:sz w:val="24"/>
          <w:szCs w:val="23"/>
        </w:rPr>
      </w:pPr>
      <w:r>
        <w:rPr>
          <w:b/>
          <w:sz w:val="24"/>
        </w:rPr>
        <w:br w:type="page"/>
      </w:r>
    </w:p>
    <w:p w14:paraId="1FEA4968" w14:textId="77777777" w:rsidR="000F455C" w:rsidRDefault="000F455C" w:rsidP="000F455C">
      <w:pPr>
        <w:pStyle w:val="MTParagraph"/>
        <w:rPr>
          <w:b/>
          <w:sz w:val="24"/>
        </w:rPr>
      </w:pPr>
      <w:r w:rsidRPr="004C78B0">
        <w:rPr>
          <w:b/>
          <w:sz w:val="24"/>
        </w:rPr>
        <w:lastRenderedPageBreak/>
        <w:t xml:space="preserve">User </w:t>
      </w:r>
      <w:r>
        <w:rPr>
          <w:b/>
          <w:sz w:val="24"/>
        </w:rPr>
        <w:t>Story 9.5</w:t>
      </w:r>
      <w:r w:rsidRPr="004C78B0">
        <w:rPr>
          <w:b/>
          <w:sz w:val="24"/>
        </w:rPr>
        <w:t xml:space="preserve"> </w:t>
      </w:r>
      <w:r>
        <w:rPr>
          <w:b/>
          <w:sz w:val="24"/>
        </w:rPr>
        <w:t>–</w:t>
      </w:r>
      <w:r w:rsidRPr="004C78B0">
        <w:rPr>
          <w:b/>
          <w:sz w:val="24"/>
        </w:rPr>
        <w:t xml:space="preserve"> </w:t>
      </w:r>
      <w:r>
        <w:rPr>
          <w:b/>
          <w:sz w:val="24"/>
        </w:rPr>
        <w:t>Showcase – Mobile Menu</w:t>
      </w:r>
    </w:p>
    <w:p w14:paraId="1FEA4969" w14:textId="77777777" w:rsidR="000F455C" w:rsidRDefault="000F455C" w:rsidP="000F455C">
      <w:pPr>
        <w:pStyle w:val="MTParagraph"/>
        <w:rPr>
          <w:b/>
          <w:sz w:val="24"/>
        </w:rPr>
      </w:pPr>
      <w:r>
        <w:t>As a user, I want to see the mobile menu while using small screens, so that I can easily access the different options.</w:t>
      </w:r>
    </w:p>
    <w:p w14:paraId="1FEA496A" w14:textId="77777777" w:rsidR="000F455C" w:rsidRDefault="000F455C" w:rsidP="000F455C">
      <w:pPr>
        <w:pStyle w:val="MTParagraph"/>
        <w:rPr>
          <w:b/>
          <w:sz w:val="24"/>
        </w:rPr>
      </w:pPr>
      <w:r>
        <w:rPr>
          <w:noProof/>
        </w:rPr>
        <w:drawing>
          <wp:inline distT="0" distB="0" distL="0" distR="0" wp14:anchorId="1FEA49AE" wp14:editId="1FEA49AF">
            <wp:extent cx="1735426" cy="26177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0316" cy="262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496B" w14:textId="77777777" w:rsidR="00F27672" w:rsidRDefault="00F27672" w:rsidP="00F27672">
      <w:pPr>
        <w:pStyle w:val="MTParagraph"/>
        <w:numPr>
          <w:ilvl w:val="0"/>
          <w:numId w:val="9"/>
        </w:numPr>
      </w:pPr>
      <w:r>
        <w:t>Description:</w:t>
      </w:r>
    </w:p>
    <w:p w14:paraId="1FEA496C" w14:textId="77777777" w:rsidR="00F27672" w:rsidRDefault="00F27672" w:rsidP="00F27672">
      <w:pPr>
        <w:pStyle w:val="MTParagraph"/>
        <w:numPr>
          <w:ilvl w:val="1"/>
          <w:numId w:val="9"/>
        </w:numPr>
      </w:pPr>
      <w:r>
        <w:t>User will be able to enter keywords on the search input, and tap on the arrow button to trigger the search functionality, and the menu will close.</w:t>
      </w:r>
    </w:p>
    <w:p w14:paraId="1FEA496D" w14:textId="77777777" w:rsidR="00F27672" w:rsidRDefault="00F27672" w:rsidP="00F27672">
      <w:pPr>
        <w:pStyle w:val="MTParagraph"/>
        <w:numPr>
          <w:ilvl w:val="1"/>
          <w:numId w:val="9"/>
        </w:numPr>
      </w:pPr>
      <w:r>
        <w:t>User will be able to select any filters they want. There will be two collapsible panels for each filters, user will select the ones they want, and tap on a button to apply them.</w:t>
      </w:r>
      <w:r w:rsidR="00FB6014">
        <w:t xml:space="preserve"> Menu will close.</w:t>
      </w:r>
    </w:p>
    <w:p w14:paraId="1FEA496E" w14:textId="77777777" w:rsidR="00F27672" w:rsidRPr="00345806" w:rsidRDefault="00F27672" w:rsidP="000F455C">
      <w:pPr>
        <w:pStyle w:val="MTParagraph"/>
        <w:rPr>
          <w:b/>
          <w:sz w:val="24"/>
        </w:rPr>
      </w:pPr>
    </w:p>
    <w:p w14:paraId="1FEA496F" w14:textId="77777777" w:rsidR="000F455C" w:rsidRDefault="000F455C">
      <w:p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  <w:rPr>
          <w:rFonts w:ascii="Calibri" w:eastAsia="Calibri" w:hAnsi="Calibri" w:cs="Calibri"/>
          <w:b/>
          <w:color w:val="auto"/>
          <w:kern w:val="24"/>
          <w:sz w:val="24"/>
          <w:szCs w:val="23"/>
        </w:rPr>
      </w:pPr>
      <w:r>
        <w:rPr>
          <w:b/>
          <w:sz w:val="24"/>
        </w:rPr>
        <w:br w:type="page"/>
      </w:r>
    </w:p>
    <w:p w14:paraId="1FEA4970" w14:textId="77777777" w:rsidR="00EE2D72" w:rsidRPr="004C78B0" w:rsidRDefault="00EE2D72" w:rsidP="00EE2D72">
      <w:pPr>
        <w:pStyle w:val="MTParagraph"/>
        <w:rPr>
          <w:b/>
          <w:sz w:val="24"/>
        </w:rPr>
      </w:pPr>
      <w:r w:rsidRPr="004C78B0">
        <w:rPr>
          <w:b/>
          <w:sz w:val="24"/>
        </w:rPr>
        <w:lastRenderedPageBreak/>
        <w:t xml:space="preserve">User </w:t>
      </w:r>
      <w:r>
        <w:rPr>
          <w:b/>
          <w:sz w:val="24"/>
        </w:rPr>
        <w:t>Story 10</w:t>
      </w:r>
      <w:r w:rsidRPr="004C78B0">
        <w:rPr>
          <w:b/>
          <w:sz w:val="24"/>
        </w:rPr>
        <w:t xml:space="preserve"> </w:t>
      </w:r>
      <w:r>
        <w:rPr>
          <w:b/>
          <w:sz w:val="24"/>
        </w:rPr>
        <w:t>–</w:t>
      </w:r>
      <w:r w:rsidRPr="004C78B0">
        <w:rPr>
          <w:b/>
          <w:sz w:val="24"/>
        </w:rPr>
        <w:t xml:space="preserve"> </w:t>
      </w:r>
      <w:r>
        <w:rPr>
          <w:b/>
          <w:sz w:val="24"/>
        </w:rPr>
        <w:t>Showcase Projects Details</w:t>
      </w:r>
    </w:p>
    <w:p w14:paraId="1FEA4971" w14:textId="77777777" w:rsidR="001510AD" w:rsidRDefault="0010030B" w:rsidP="00EE2D72">
      <w:pPr>
        <w:pStyle w:val="MTParagraph"/>
      </w:pPr>
      <w:r>
        <w:t>As a user</w:t>
      </w:r>
      <w:r w:rsidR="00EE2D72">
        <w:t xml:space="preserve">, I want to </w:t>
      </w:r>
      <w:r w:rsidR="009611D7">
        <w:t>see the project details, so that I can learn more about the project I selected.</w:t>
      </w:r>
    </w:p>
    <w:p w14:paraId="1FEA4972" w14:textId="77777777" w:rsidR="00503BEB" w:rsidRDefault="001510AD" w:rsidP="00EE2D72">
      <w:pPr>
        <w:pStyle w:val="MTParagraph"/>
      </w:pPr>
      <w:r>
        <w:rPr>
          <w:noProof/>
        </w:rPr>
        <w:drawing>
          <wp:inline distT="0" distB="0" distL="0" distR="0" wp14:anchorId="1FEA49B0" wp14:editId="1FEA49B1">
            <wp:extent cx="5935737" cy="4132053"/>
            <wp:effectExtent l="0" t="0" r="825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us54_portfolio_04_detail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85" b="44110"/>
                    <a:stretch/>
                  </pic:blipFill>
                  <pic:spPr bwMode="auto">
                    <a:xfrm>
                      <a:off x="0" y="0"/>
                      <a:ext cx="5951972" cy="414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A4973" w14:textId="77777777" w:rsidR="00503BEB" w:rsidRDefault="00503BEB" w:rsidP="00503BEB">
      <w:pPr>
        <w:pStyle w:val="MTParagraph"/>
        <w:ind w:left="720"/>
      </w:pPr>
    </w:p>
    <w:p w14:paraId="1FEA4974" w14:textId="77777777" w:rsidR="00503BEB" w:rsidRDefault="00503BEB" w:rsidP="00503BEB">
      <w:pPr>
        <w:pStyle w:val="MTParagraph"/>
        <w:numPr>
          <w:ilvl w:val="0"/>
          <w:numId w:val="9"/>
        </w:numPr>
      </w:pPr>
      <w:r>
        <w:t xml:space="preserve">Description: </w:t>
      </w:r>
    </w:p>
    <w:p w14:paraId="1FEA4975" w14:textId="77777777" w:rsidR="00503BEB" w:rsidRDefault="00503BEB" w:rsidP="00503BEB">
      <w:pPr>
        <w:pStyle w:val="MTParagraph"/>
        <w:numPr>
          <w:ilvl w:val="1"/>
          <w:numId w:val="9"/>
        </w:numPr>
      </w:pPr>
      <w:r>
        <w:t>When the user clicks or taps on a thumbnail, the detail view of the selected project will be displayed.</w:t>
      </w:r>
    </w:p>
    <w:p w14:paraId="1FEA4976" w14:textId="77777777" w:rsidR="000B37CD" w:rsidRDefault="000B37CD" w:rsidP="00503BEB">
      <w:pPr>
        <w:pStyle w:val="MTParagraph"/>
        <w:numPr>
          <w:ilvl w:val="1"/>
          <w:numId w:val="9"/>
        </w:numPr>
      </w:pPr>
      <w:r>
        <w:t>Project details will include:</w:t>
      </w:r>
    </w:p>
    <w:p w14:paraId="1FEA4977" w14:textId="77777777" w:rsidR="000B37CD" w:rsidRDefault="000B37CD" w:rsidP="000B37CD">
      <w:pPr>
        <w:pStyle w:val="MTParagraph"/>
        <w:numPr>
          <w:ilvl w:val="2"/>
          <w:numId w:val="9"/>
        </w:numPr>
      </w:pPr>
      <w:r>
        <w:t>Project Name</w:t>
      </w:r>
      <w:r w:rsidR="00D86AC9">
        <w:t>: text</w:t>
      </w:r>
      <w:r w:rsidR="00BA2BBB">
        <w:t>. 50 characters long max. F</w:t>
      </w:r>
      <w:r>
        <w:t xml:space="preserve">or e.g., “The </w:t>
      </w:r>
      <w:r w:rsidR="00D86AC9">
        <w:t>Greenwich L</w:t>
      </w:r>
      <w:r>
        <w:t>ane”.</w:t>
      </w:r>
    </w:p>
    <w:p w14:paraId="1FEA4978" w14:textId="1C071FA1" w:rsidR="00D86AC9" w:rsidRDefault="001C6B69" w:rsidP="000B37CD">
      <w:pPr>
        <w:pStyle w:val="MTParagraph"/>
        <w:numPr>
          <w:ilvl w:val="2"/>
          <w:numId w:val="9"/>
        </w:numPr>
      </w:pPr>
      <w:r>
        <w:t>Categories</w:t>
      </w:r>
      <w:r w:rsidR="00D86AC9">
        <w:t>: imag</w:t>
      </w:r>
      <w:r>
        <w:t>es, one for each category</w:t>
      </w:r>
      <w:r w:rsidR="00BA2BBB">
        <w:t>. Types: JPG or PNG. Size: 100x100px. On hover, shows name. F</w:t>
      </w:r>
      <w:r w:rsidR="00D86AC9">
        <w:t>or e.g., “Responsive Site”.</w:t>
      </w:r>
    </w:p>
    <w:p w14:paraId="1FEA4979" w14:textId="77777777" w:rsidR="00D86AC9" w:rsidRPr="00D018C1" w:rsidRDefault="00D86AC9" w:rsidP="000B37CD">
      <w:pPr>
        <w:pStyle w:val="MTParagraph"/>
        <w:numPr>
          <w:ilvl w:val="2"/>
          <w:numId w:val="9"/>
        </w:numPr>
      </w:pPr>
      <w:r w:rsidRPr="00D018C1">
        <w:t>Project Images</w:t>
      </w:r>
      <w:r w:rsidR="00072580" w:rsidRPr="00D018C1">
        <w:t xml:space="preserve">: </w:t>
      </w:r>
      <w:r w:rsidRPr="00D018C1">
        <w:t>slider</w:t>
      </w:r>
      <w:r w:rsidR="00072580" w:rsidRPr="00D018C1">
        <w:t xml:space="preserve">. Image types: JPG or PNG. </w:t>
      </w:r>
      <w:r w:rsidR="00D018C1" w:rsidRPr="00D018C1">
        <w:t xml:space="preserve">Max </w:t>
      </w:r>
      <w:r w:rsidR="00D018C1">
        <w:t>s</w:t>
      </w:r>
      <w:r w:rsidR="00072580" w:rsidRPr="00D018C1">
        <w:t>ize: 1366x712px.</w:t>
      </w:r>
    </w:p>
    <w:p w14:paraId="1FEA497A" w14:textId="77777777" w:rsidR="000F455C" w:rsidRDefault="00D86AC9" w:rsidP="000B37CD">
      <w:pPr>
        <w:pStyle w:val="MTParagraph"/>
        <w:numPr>
          <w:ilvl w:val="2"/>
          <w:numId w:val="9"/>
        </w:numPr>
      </w:pPr>
      <w:r>
        <w:t>Overview: text.</w:t>
      </w:r>
      <w:r w:rsidR="00BA2BBB">
        <w:t xml:space="preserve"> 400 characters long max.</w:t>
      </w:r>
    </w:p>
    <w:p w14:paraId="1FEA497B" w14:textId="77777777" w:rsidR="00D86AC9" w:rsidRPr="000F455C" w:rsidRDefault="000F455C" w:rsidP="000F455C">
      <w:p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  <w:rPr>
          <w:rFonts w:ascii="Calibri" w:eastAsia="Calibri" w:hAnsi="Calibri" w:cs="Calibri"/>
          <w:color w:val="auto"/>
          <w:kern w:val="24"/>
          <w:szCs w:val="23"/>
        </w:rPr>
      </w:pPr>
      <w:r>
        <w:br w:type="page"/>
      </w:r>
    </w:p>
    <w:p w14:paraId="1FEA497C" w14:textId="77777777" w:rsidR="00D86AC9" w:rsidRDefault="00D86AC9" w:rsidP="000B37CD">
      <w:pPr>
        <w:pStyle w:val="MTParagraph"/>
        <w:numPr>
          <w:ilvl w:val="2"/>
          <w:numId w:val="9"/>
        </w:numPr>
      </w:pPr>
      <w:r>
        <w:lastRenderedPageBreak/>
        <w:t>More Info:</w:t>
      </w:r>
    </w:p>
    <w:p w14:paraId="1FEA497D" w14:textId="77777777" w:rsidR="00D86AC9" w:rsidRDefault="00D86AC9" w:rsidP="00D86AC9">
      <w:pPr>
        <w:pStyle w:val="MTParagraph"/>
        <w:numPr>
          <w:ilvl w:val="3"/>
          <w:numId w:val="9"/>
        </w:numPr>
      </w:pPr>
      <w:r>
        <w:t>URL: text (if available).</w:t>
      </w:r>
    </w:p>
    <w:p w14:paraId="1FEA497E" w14:textId="77777777" w:rsidR="00D86AC9" w:rsidRDefault="00D86AC9" w:rsidP="00D86AC9">
      <w:pPr>
        <w:pStyle w:val="MTParagraph"/>
        <w:numPr>
          <w:ilvl w:val="3"/>
          <w:numId w:val="9"/>
        </w:numPr>
      </w:pPr>
      <w:r>
        <w:t>Client Name: text.</w:t>
      </w:r>
    </w:p>
    <w:p w14:paraId="1FEA497F" w14:textId="77777777" w:rsidR="00D86AC9" w:rsidRDefault="00D86AC9" w:rsidP="00D86AC9">
      <w:pPr>
        <w:pStyle w:val="MTParagraph"/>
        <w:numPr>
          <w:ilvl w:val="3"/>
          <w:numId w:val="9"/>
        </w:numPr>
      </w:pPr>
      <w:r>
        <w:t>Partner: text.</w:t>
      </w:r>
    </w:p>
    <w:p w14:paraId="1FEA4980" w14:textId="77777777" w:rsidR="00D86AC9" w:rsidRDefault="00D86AC9" w:rsidP="00D86AC9">
      <w:pPr>
        <w:pStyle w:val="MTParagraph"/>
        <w:numPr>
          <w:ilvl w:val="3"/>
          <w:numId w:val="9"/>
        </w:numPr>
      </w:pPr>
      <w:r>
        <w:t xml:space="preserve">Year: </w:t>
      </w:r>
      <w:r w:rsidR="00BA2BBB">
        <w:t>4 digits number</w:t>
      </w:r>
      <w:r>
        <w:t>.</w:t>
      </w:r>
    </w:p>
    <w:p w14:paraId="1FEA4981" w14:textId="77777777" w:rsidR="00D86AC9" w:rsidRDefault="00D86AC9" w:rsidP="00BA2BBB">
      <w:pPr>
        <w:pStyle w:val="MTParagraph"/>
        <w:numPr>
          <w:ilvl w:val="2"/>
          <w:numId w:val="9"/>
        </w:numPr>
      </w:pPr>
      <w:r>
        <w:t>Technologies</w:t>
      </w:r>
      <w:r w:rsidR="00BA2BBB">
        <w:t>: images, one for each technology associated to the project. Types: JPG or PNG. Size: variable width, 40</w:t>
      </w:r>
      <w:r w:rsidR="00BA2BBB" w:rsidRPr="00A04D63">
        <w:t>px height.</w:t>
      </w:r>
      <w:r w:rsidR="00BA2BBB">
        <w:t xml:space="preserve"> On hover, shows name.  For e.g., “CSS”, “HTML5”, “MySql”, etc.</w:t>
      </w:r>
    </w:p>
    <w:p w14:paraId="3D7C10A0" w14:textId="34FCED41" w:rsidR="002070A0" w:rsidRDefault="002070A0" w:rsidP="002070A0">
      <w:pPr>
        <w:pStyle w:val="MTParagraph"/>
        <w:numPr>
          <w:ilvl w:val="2"/>
          <w:numId w:val="9"/>
        </w:numPr>
      </w:pPr>
      <w:r>
        <w:t xml:space="preserve">Social Media: images, one for each social media item associated to the project. Types: JPG or PNG. </w:t>
      </w:r>
      <w:r w:rsidRPr="002070A0">
        <w:rPr>
          <w:highlight w:val="yellow"/>
        </w:rPr>
        <w:t>Size: variable width, 40px height. On hover, shows name.  For e.g., “Integration with Facebook”, “Integration with Twitter”, etc.</w:t>
      </w:r>
    </w:p>
    <w:p w14:paraId="1FEA4982" w14:textId="77777777" w:rsidR="00D86AC9" w:rsidRDefault="00D86AC9" w:rsidP="00D86AC9">
      <w:pPr>
        <w:pStyle w:val="MTParagraph"/>
        <w:numPr>
          <w:ilvl w:val="2"/>
          <w:numId w:val="9"/>
        </w:numPr>
      </w:pPr>
      <w:r>
        <w:t>Site Logo: image.</w:t>
      </w:r>
      <w:r w:rsidR="00BA2BBB">
        <w:t xml:space="preserve"> Types: JPG or PNG. Size: 180x180</w:t>
      </w:r>
      <w:r w:rsidR="00BA2BBB" w:rsidRPr="00A04D63">
        <w:t>px.</w:t>
      </w:r>
      <w:r w:rsidR="00BA2BBB">
        <w:t xml:space="preserve"> For e.g.: “The Greenwich Lane”.</w:t>
      </w:r>
    </w:p>
    <w:p w14:paraId="1FEA4983" w14:textId="77777777" w:rsidR="00503BEB" w:rsidRDefault="00503BEB" w:rsidP="00503BEB">
      <w:pPr>
        <w:pStyle w:val="MTParagraph"/>
        <w:numPr>
          <w:ilvl w:val="1"/>
          <w:numId w:val="9"/>
        </w:numPr>
      </w:pPr>
      <w:r>
        <w:t>Desktop</w:t>
      </w:r>
      <w:r w:rsidR="000B37CD">
        <w:t>/Tablet</w:t>
      </w:r>
      <w:r>
        <w:t>:</w:t>
      </w:r>
    </w:p>
    <w:p w14:paraId="1FEA4984" w14:textId="77777777" w:rsidR="000B37CD" w:rsidRDefault="000B37CD" w:rsidP="00503BEB">
      <w:pPr>
        <w:pStyle w:val="MTParagraph"/>
        <w:numPr>
          <w:ilvl w:val="2"/>
          <w:numId w:val="9"/>
        </w:numPr>
      </w:pPr>
      <w:r>
        <w:t>When the user selects a thumbnail, it will remain in an active status, while the rest of the thumbnails will be in an inactive status. Inactive thumbnails will have a higher opacity.</w:t>
      </w:r>
    </w:p>
    <w:p w14:paraId="1FEA4985" w14:textId="77777777" w:rsidR="000B37CD" w:rsidRDefault="000B37CD" w:rsidP="00503BEB">
      <w:pPr>
        <w:pStyle w:val="MTParagraph"/>
        <w:numPr>
          <w:ilvl w:val="2"/>
          <w:numId w:val="9"/>
        </w:numPr>
      </w:pPr>
      <w:r>
        <w:t xml:space="preserve">Project details will be displayed between rows, </w:t>
      </w:r>
      <w:r w:rsidR="00D018C1">
        <w:t>below</w:t>
      </w:r>
      <w:r>
        <w:t xml:space="preserve"> the selected thumbnail. For e.g., if the thumbnails belongs to the first row, the detail box will be displayed </w:t>
      </w:r>
      <w:r w:rsidR="00D018C1">
        <w:t>the</w:t>
      </w:r>
      <w:r>
        <w:t xml:space="preserve"> first</w:t>
      </w:r>
      <w:r w:rsidR="00D018C1">
        <w:t xml:space="preserve"> and the second row. </w:t>
      </w:r>
    </w:p>
    <w:p w14:paraId="1FEA4986" w14:textId="77777777" w:rsidR="00503BEB" w:rsidRDefault="000B37CD" w:rsidP="000B37CD">
      <w:pPr>
        <w:pStyle w:val="MTParagraph"/>
        <w:numPr>
          <w:ilvl w:val="1"/>
          <w:numId w:val="9"/>
        </w:numPr>
      </w:pPr>
      <w:r>
        <w:t>Mobile:</w:t>
      </w:r>
    </w:p>
    <w:p w14:paraId="1FEA4987" w14:textId="77777777" w:rsidR="000B37CD" w:rsidRDefault="000B37CD" w:rsidP="000B37CD">
      <w:pPr>
        <w:pStyle w:val="MTParagraph"/>
        <w:numPr>
          <w:ilvl w:val="2"/>
          <w:numId w:val="9"/>
        </w:numPr>
      </w:pPr>
      <w:r>
        <w:t>Projects details will be displayed into an overlay that will fit the entire screen.</w:t>
      </w:r>
    </w:p>
    <w:p w14:paraId="391CBCC0" w14:textId="7AE0C028" w:rsidR="007241FD" w:rsidRDefault="007241FD" w:rsidP="007241FD">
      <w:pPr>
        <w:pStyle w:val="MTParagraph"/>
        <w:numPr>
          <w:ilvl w:val="1"/>
          <w:numId w:val="9"/>
        </w:numPr>
      </w:pPr>
      <w:r w:rsidRPr="003D0B31">
        <w:t>Click/tap on opacity</w:t>
      </w:r>
      <w:r w:rsidR="003D0B31">
        <w:t>:</w:t>
      </w:r>
    </w:p>
    <w:p w14:paraId="27B2367A" w14:textId="314DB21F" w:rsidR="003D0B31" w:rsidRPr="003D0B31" w:rsidRDefault="003D0B31" w:rsidP="003D0B31">
      <w:pPr>
        <w:pStyle w:val="MTParagraph"/>
        <w:numPr>
          <w:ilvl w:val="2"/>
          <w:numId w:val="9"/>
        </w:numPr>
      </w:pPr>
      <w:r>
        <w:t>If any “inactive” thumbnail is clicked or tapped, it will become active and its details will be shown.</w:t>
      </w:r>
    </w:p>
    <w:p w14:paraId="1FEA4988" w14:textId="77777777" w:rsidR="001510AD" w:rsidRDefault="001510AD">
      <w:p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  <w:rPr>
          <w:b/>
          <w:sz w:val="24"/>
        </w:rPr>
      </w:pPr>
    </w:p>
    <w:p w14:paraId="1FEA4989" w14:textId="77777777" w:rsidR="00503BEB" w:rsidRDefault="00503BEB">
      <w:p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  <w:rPr>
          <w:rFonts w:ascii="Calibri" w:eastAsia="Calibri" w:hAnsi="Calibri" w:cs="Calibri"/>
          <w:b/>
          <w:color w:val="auto"/>
          <w:kern w:val="24"/>
          <w:sz w:val="24"/>
          <w:szCs w:val="23"/>
        </w:rPr>
      </w:pPr>
    </w:p>
    <w:p w14:paraId="1FEA498A" w14:textId="77777777" w:rsidR="00D018C1" w:rsidRDefault="00D018C1">
      <w:pPr>
        <w:tabs>
          <w:tab w:val="clear" w:pos="3960"/>
          <w:tab w:val="clear" w:pos="4230"/>
          <w:tab w:val="clear" w:pos="10080"/>
        </w:tabs>
        <w:autoSpaceDE/>
        <w:autoSpaceDN/>
        <w:adjustRightInd/>
        <w:contextualSpacing w:val="0"/>
        <w:rPr>
          <w:rFonts w:ascii="Calibri" w:eastAsia="Calibri" w:hAnsi="Calibri" w:cs="Calibri"/>
          <w:b/>
          <w:color w:val="auto"/>
          <w:kern w:val="24"/>
          <w:sz w:val="24"/>
          <w:szCs w:val="23"/>
        </w:rPr>
      </w:pPr>
      <w:r>
        <w:rPr>
          <w:b/>
          <w:sz w:val="24"/>
        </w:rPr>
        <w:br w:type="page"/>
      </w:r>
    </w:p>
    <w:p w14:paraId="1FEA498B" w14:textId="77777777" w:rsidR="00EE2D72" w:rsidRPr="004C78B0" w:rsidRDefault="00EE2D72" w:rsidP="00EE2D72">
      <w:pPr>
        <w:pStyle w:val="MTParagraph"/>
        <w:rPr>
          <w:b/>
          <w:sz w:val="24"/>
        </w:rPr>
      </w:pPr>
      <w:r w:rsidRPr="004C78B0">
        <w:rPr>
          <w:b/>
          <w:sz w:val="24"/>
        </w:rPr>
        <w:lastRenderedPageBreak/>
        <w:t xml:space="preserve">User </w:t>
      </w:r>
      <w:r>
        <w:rPr>
          <w:b/>
          <w:sz w:val="24"/>
        </w:rPr>
        <w:t>Story 11</w:t>
      </w:r>
      <w:r w:rsidRPr="004C78B0">
        <w:rPr>
          <w:b/>
          <w:sz w:val="24"/>
        </w:rPr>
        <w:t xml:space="preserve"> </w:t>
      </w:r>
      <w:r>
        <w:rPr>
          <w:b/>
          <w:sz w:val="24"/>
        </w:rPr>
        <w:t>–</w:t>
      </w:r>
      <w:r w:rsidRPr="004C78B0">
        <w:rPr>
          <w:b/>
          <w:sz w:val="24"/>
        </w:rPr>
        <w:t xml:space="preserve"> </w:t>
      </w:r>
      <w:r>
        <w:rPr>
          <w:b/>
          <w:sz w:val="24"/>
        </w:rPr>
        <w:t>Showcase Search Results</w:t>
      </w:r>
    </w:p>
    <w:p w14:paraId="1FEA498C" w14:textId="77777777" w:rsidR="00EE2D72" w:rsidRPr="003F173E" w:rsidRDefault="0010030B" w:rsidP="00EE2D72">
      <w:pPr>
        <w:pStyle w:val="MTParagraph"/>
      </w:pPr>
      <w:r>
        <w:t>As a user</w:t>
      </w:r>
      <w:r w:rsidR="00EE2D72">
        <w:t>, I want</w:t>
      </w:r>
      <w:r w:rsidR="00E2271F">
        <w:t xml:space="preserve"> to</w:t>
      </w:r>
      <w:r w:rsidR="001D1440">
        <w:t xml:space="preserve"> see the results of the search I did by entering the keywords, so I can find the ones I’m interested in.</w:t>
      </w:r>
    </w:p>
    <w:p w14:paraId="1FEA498D" w14:textId="77777777" w:rsidR="003D7D58" w:rsidRDefault="001510AD" w:rsidP="003D7D58">
      <w:pPr>
        <w:pStyle w:val="MTParagraph"/>
      </w:pPr>
      <w:r>
        <w:rPr>
          <w:noProof/>
        </w:rPr>
        <w:drawing>
          <wp:inline distT="0" distB="0" distL="0" distR="0" wp14:anchorId="1FEA49B2" wp14:editId="1FEA49B3">
            <wp:extent cx="5943600" cy="3080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lus54_portfolio_05_search_no_result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2D9">
        <w:br/>
      </w:r>
    </w:p>
    <w:p w14:paraId="1FEA498E" w14:textId="77777777" w:rsidR="00A062D9" w:rsidRDefault="00A062D9" w:rsidP="00A062D9">
      <w:pPr>
        <w:pStyle w:val="MTParagraph"/>
        <w:numPr>
          <w:ilvl w:val="0"/>
          <w:numId w:val="9"/>
        </w:numPr>
      </w:pPr>
      <w:r>
        <w:t xml:space="preserve">Description: </w:t>
      </w:r>
    </w:p>
    <w:p w14:paraId="1FEA498F" w14:textId="77777777" w:rsidR="00A062D9" w:rsidRDefault="00A062D9" w:rsidP="00A062D9">
      <w:pPr>
        <w:pStyle w:val="MTParagraph"/>
        <w:numPr>
          <w:ilvl w:val="1"/>
          <w:numId w:val="9"/>
        </w:numPr>
      </w:pPr>
      <w:r>
        <w:t>When the user searches for any keywords, a page displaying the results will be shown.</w:t>
      </w:r>
    </w:p>
    <w:p w14:paraId="1FEA4990" w14:textId="77777777" w:rsidR="006A2013" w:rsidRDefault="00A062D9" w:rsidP="00A062D9">
      <w:pPr>
        <w:pStyle w:val="MTParagraph"/>
        <w:numPr>
          <w:ilvl w:val="1"/>
          <w:numId w:val="9"/>
        </w:numPr>
      </w:pPr>
      <w:r>
        <w:t xml:space="preserve">This page will be similar to the </w:t>
      </w:r>
      <w:r w:rsidR="006A2013">
        <w:t xml:space="preserve">Initial Content only that projects displayed will have any of the keywords in any of their details fields. </w:t>
      </w:r>
    </w:p>
    <w:p w14:paraId="1FEA4991" w14:textId="77777777" w:rsidR="00A062D9" w:rsidRDefault="00A062D9" w:rsidP="00A062D9">
      <w:pPr>
        <w:pStyle w:val="MTParagraph"/>
        <w:numPr>
          <w:ilvl w:val="1"/>
          <w:numId w:val="9"/>
        </w:numPr>
      </w:pPr>
      <w:r>
        <w:t xml:space="preserve"> </w:t>
      </w:r>
      <w:r w:rsidR="006A2013">
        <w:t>If</w:t>
      </w:r>
      <w:r>
        <w:t xml:space="preserve"> there are no results, </w:t>
      </w:r>
      <w:r w:rsidR="006A2013">
        <w:t>the</w:t>
      </w:r>
      <w:r>
        <w:t xml:space="preserve"> message “no matches found” will be displayed.</w:t>
      </w:r>
    </w:p>
    <w:p w14:paraId="1FEA4992" w14:textId="77777777" w:rsidR="006A2013" w:rsidRDefault="006A2013" w:rsidP="00A062D9">
      <w:pPr>
        <w:pStyle w:val="MTParagraph"/>
        <w:numPr>
          <w:ilvl w:val="1"/>
          <w:numId w:val="9"/>
        </w:numPr>
      </w:pPr>
      <w:r>
        <w:t>At the top, the number of results will be shown, and next to it, a link to go back to the Initial Content (Back to Showcase).</w:t>
      </w:r>
    </w:p>
    <w:p w14:paraId="4AD48632" w14:textId="17147842" w:rsidR="007241FD" w:rsidRDefault="007241FD" w:rsidP="007241FD">
      <w:pPr>
        <w:pStyle w:val="MTParagraph"/>
        <w:numPr>
          <w:ilvl w:val="1"/>
          <w:numId w:val="9"/>
        </w:numPr>
      </w:pPr>
      <w:r>
        <w:t>Search &amp; Filters: filters will be cleared when a search is performed. Filters can be applied after a se</w:t>
      </w:r>
      <w:r w:rsidR="000C0CF1">
        <w:t>arch was performed.</w:t>
      </w:r>
    </w:p>
    <w:p w14:paraId="1FEA4993" w14:textId="77777777" w:rsidR="00A062D9" w:rsidRPr="003D7D58" w:rsidRDefault="00A062D9" w:rsidP="003D7D58">
      <w:pPr>
        <w:pStyle w:val="MTParagraph"/>
      </w:pPr>
    </w:p>
    <w:sectPr w:rsidR="00A062D9" w:rsidRPr="003D7D58" w:rsidSect="00DA6630">
      <w:headerReference w:type="default" r:id="rId25"/>
      <w:footerReference w:type="even" r:id="rId26"/>
      <w:footerReference w:type="default" r:id="rId27"/>
      <w:pgSz w:w="12240" w:h="15840" w:code="1"/>
      <w:pgMar w:top="1727" w:right="108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949F41" w14:textId="77777777" w:rsidR="005A313D" w:rsidRDefault="005A313D" w:rsidP="003E38EF">
      <w:r>
        <w:separator/>
      </w:r>
    </w:p>
  </w:endnote>
  <w:endnote w:type="continuationSeparator" w:id="0">
    <w:p w14:paraId="5AE78DC2" w14:textId="77777777" w:rsidR="005A313D" w:rsidRDefault="005A313D" w:rsidP="003E38EF">
      <w:r>
        <w:continuationSeparator/>
      </w:r>
    </w:p>
  </w:endnote>
  <w:endnote w:type="continuationNotice" w:id="1">
    <w:p w14:paraId="384DE595" w14:textId="77777777" w:rsidR="005A313D" w:rsidRDefault="005A313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old">
    <w:altName w:val="Arial"/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EA49B9" w14:textId="77777777" w:rsidR="00020802" w:rsidRDefault="00020802" w:rsidP="003E38E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FEA49BA" w14:textId="77777777" w:rsidR="00020802" w:rsidRDefault="00020802" w:rsidP="003E38EF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EA49BB" w14:textId="77777777" w:rsidR="00020802" w:rsidRPr="006D66EB" w:rsidRDefault="00020802" w:rsidP="006D66EB">
    <w:pPr>
      <w:pStyle w:val="foot2"/>
      <w:jc w:val="right"/>
      <w:rPr>
        <w:rStyle w:val="Hyperlink"/>
        <w:b/>
      </w:rPr>
    </w:pPr>
    <w:r w:rsidRPr="00175949">
      <w:rPr>
        <w:color w:val="C0504D" w:themeColor="accent2"/>
      </w:rPr>
      <w:t xml:space="preserve">PAGE </w:t>
    </w:r>
    <w:r w:rsidRPr="00560E88">
      <w:rPr>
        <w:rStyle w:val="PageNumber"/>
      </w:rPr>
      <w:fldChar w:fldCharType="begin"/>
    </w:r>
    <w:r w:rsidRPr="00560E88">
      <w:rPr>
        <w:rStyle w:val="PageNumber"/>
      </w:rPr>
      <w:instrText xml:space="preserve"> PAGE   \* MERGEFORMAT </w:instrText>
    </w:r>
    <w:r w:rsidRPr="00560E88">
      <w:rPr>
        <w:rStyle w:val="PageNumber"/>
      </w:rPr>
      <w:fldChar w:fldCharType="separate"/>
    </w:r>
    <w:r w:rsidR="00232D21">
      <w:rPr>
        <w:rStyle w:val="PageNumber"/>
        <w:noProof/>
      </w:rPr>
      <w:t>2</w:t>
    </w:r>
    <w:r w:rsidRPr="00560E88">
      <w:rPr>
        <w:rStyle w:val="PageNumber"/>
      </w:rPr>
      <w:fldChar w:fldCharType="end"/>
    </w:r>
    <w:r w:rsidRPr="00221471">
      <w:t xml:space="preserve"> </w:t>
    </w:r>
    <w:r w:rsidRPr="00175949">
      <w:rPr>
        <w:color w:val="C0504D" w:themeColor="accent2"/>
      </w:rPr>
      <w:t xml:space="preserve">OF </w:t>
    </w:r>
    <w:r w:rsidRPr="00560E88">
      <w:rPr>
        <w:rStyle w:val="PageNumber"/>
      </w:rPr>
      <w:fldChar w:fldCharType="begin"/>
    </w:r>
    <w:r w:rsidRPr="00560E88">
      <w:rPr>
        <w:rStyle w:val="PageNumber"/>
      </w:rPr>
      <w:instrText xml:space="preserve"> NUMPAGES  \* Arabic  \* MERGEFORMAT </w:instrText>
    </w:r>
    <w:r w:rsidRPr="00560E88">
      <w:rPr>
        <w:rStyle w:val="PageNumber"/>
      </w:rPr>
      <w:fldChar w:fldCharType="separate"/>
    </w:r>
    <w:r w:rsidR="00232D21">
      <w:rPr>
        <w:rStyle w:val="PageNumber"/>
        <w:noProof/>
      </w:rPr>
      <w:t>2</w:t>
    </w:r>
    <w:r w:rsidRPr="00560E88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8662E6" w14:textId="77777777" w:rsidR="005A313D" w:rsidRDefault="005A313D" w:rsidP="003E38EF">
      <w:r>
        <w:separator/>
      </w:r>
    </w:p>
  </w:footnote>
  <w:footnote w:type="continuationSeparator" w:id="0">
    <w:p w14:paraId="5E439DF7" w14:textId="77777777" w:rsidR="005A313D" w:rsidRDefault="005A313D" w:rsidP="003E38EF">
      <w:r>
        <w:continuationSeparator/>
      </w:r>
    </w:p>
  </w:footnote>
  <w:footnote w:type="continuationNotice" w:id="1">
    <w:p w14:paraId="78A20BF1" w14:textId="77777777" w:rsidR="005A313D" w:rsidRDefault="005A313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EA49B8" w14:textId="77777777" w:rsidR="00020802" w:rsidRDefault="00020802" w:rsidP="00146AFF">
    <w:pPr>
      <w:pStyle w:val="Header"/>
    </w:pPr>
    <w:r>
      <w:rPr>
        <w:noProof/>
      </w:rPr>
      <w:ptab w:relativeTo="margin" w:alignment="right" w:leader="none"/>
    </w:r>
    <w:r>
      <w:rPr>
        <w:noProof/>
      </w:rPr>
      <w:drawing>
        <wp:inline distT="0" distB="0" distL="0" distR="0" wp14:anchorId="1FEA49BC" wp14:editId="1FEA49BD">
          <wp:extent cx="1381763" cy="299720"/>
          <wp:effectExtent l="0" t="0" r="0" b="0"/>
          <wp:docPr id="2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+54 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2457" cy="3085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8D302C"/>
    <w:multiLevelType w:val="multilevel"/>
    <w:tmpl w:val="E93EAA70"/>
    <w:styleLink w:val="Outlin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4961"/>
        <w:sz w:val="18"/>
      </w:rPr>
    </w:lvl>
    <w:lvl w:ilvl="1">
      <w:start w:val="1"/>
      <w:numFmt w:val="none"/>
      <w:lvlText w:val=""/>
      <w:lvlJc w:val="left"/>
      <w:pPr>
        <w:tabs>
          <w:tab w:val="num" w:pos="648"/>
        </w:tabs>
        <w:ind w:left="720" w:hanging="360"/>
      </w:pPr>
      <w:rPr>
        <w:rFonts w:hint="default"/>
        <w:color w:val="595959" w:themeColor="text1" w:themeTint="A6"/>
        <w:sz w:val="1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595959" w:themeColor="text1" w:themeTint="A6"/>
        <w:sz w:val="1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1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DBA406C"/>
    <w:multiLevelType w:val="multilevel"/>
    <w:tmpl w:val="89B6706C"/>
    <w:lvl w:ilvl="0">
      <w:start w:val="1"/>
      <w:numFmt w:val="bullet"/>
      <w:lvlText w:val="˃"/>
      <w:lvlJc w:val="left"/>
      <w:pPr>
        <w:ind w:left="720" w:hanging="360"/>
      </w:pPr>
      <w:rPr>
        <w:rFonts w:ascii="Calibri" w:hAnsi="Calibri" w:hint="default"/>
        <w:b/>
        <w:i w:val="0"/>
        <w:color w:val="C2B86C"/>
        <w:sz w:val="22"/>
      </w:rPr>
    </w:lvl>
    <w:lvl w:ilvl="1">
      <w:numFmt w:val="bullet"/>
      <w:lvlText w:val="-"/>
      <w:lvlJc w:val="left"/>
      <w:pPr>
        <w:ind w:left="1080" w:hanging="360"/>
      </w:pPr>
      <w:rPr>
        <w:rFonts w:ascii="Arial" w:hAnsi="Arial" w:cs="Times New Roman" w:hint="default"/>
        <w:b/>
        <w:i w:val="0"/>
        <w:color w:val="A4A000"/>
        <w:sz w:val="22"/>
      </w:rPr>
    </w:lvl>
    <w:lvl w:ilvl="2">
      <w:numFmt w:val="bullet"/>
      <w:pStyle w:val="ListBullet3"/>
      <w:lvlText w:val="-"/>
      <w:lvlJc w:val="left"/>
      <w:pPr>
        <w:ind w:left="1440" w:hanging="360"/>
      </w:pPr>
      <w:rPr>
        <w:rFonts w:ascii="Arial" w:hAnsi="Arial" w:cs="Times New Roman" w:hint="default"/>
        <w:color w:val="A4A000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2" w15:restartNumberingAfterBreak="0">
    <w:nsid w:val="1531257D"/>
    <w:multiLevelType w:val="multilevel"/>
    <w:tmpl w:val="27B8323A"/>
    <w:lvl w:ilvl="0">
      <w:start w:val="1"/>
      <w:numFmt w:val="decimal"/>
      <w:pStyle w:val="ListNumbe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549481D"/>
    <w:multiLevelType w:val="multilevel"/>
    <w:tmpl w:val="9502EE2C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7781162"/>
    <w:multiLevelType w:val="multilevel"/>
    <w:tmpl w:val="89F4FBF0"/>
    <w:lvl w:ilvl="0">
      <w:start w:val="1"/>
      <w:numFmt w:val="bullet"/>
      <w:pStyle w:val="Tablebulleted"/>
      <w:lvlText w:val="˃"/>
      <w:lvlJc w:val="left"/>
      <w:pPr>
        <w:ind w:left="720" w:hanging="360"/>
      </w:pPr>
      <w:rPr>
        <w:rFonts w:ascii="Calibri" w:hAnsi="Calibri" w:hint="default"/>
        <w:b/>
        <w:i w:val="0"/>
        <w:color w:val="C2B86C"/>
        <w:sz w:val="22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5" w15:restartNumberingAfterBreak="0">
    <w:nsid w:val="36157940"/>
    <w:multiLevelType w:val="hybridMultilevel"/>
    <w:tmpl w:val="B6DCC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DE4020"/>
    <w:multiLevelType w:val="hybridMultilevel"/>
    <w:tmpl w:val="50D8F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3B0FBB"/>
    <w:multiLevelType w:val="hybridMultilevel"/>
    <w:tmpl w:val="D8F0FF14"/>
    <w:lvl w:ilvl="0" w:tplc="2860436E">
      <w:start w:val="1"/>
      <w:numFmt w:val="bullet"/>
      <w:pStyle w:val="List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B9F2324"/>
    <w:multiLevelType w:val="hybridMultilevel"/>
    <w:tmpl w:val="8AE6249A"/>
    <w:lvl w:ilvl="0" w:tplc="5BB6BE72">
      <w:start w:val="1"/>
      <w:numFmt w:val="bullet"/>
      <w:pStyle w:val="ListBullet2"/>
      <w:lvlText w:val="&gt;"/>
      <w:lvlJc w:val="left"/>
      <w:pPr>
        <w:ind w:left="1440" w:hanging="360"/>
      </w:pPr>
      <w:rPr>
        <w:rFonts w:ascii="Calibri" w:hAnsi="Calibri" w:hint="default"/>
        <w:b w:val="0"/>
        <w:i w:val="0"/>
        <w:sz w:val="23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FD52E9F"/>
    <w:multiLevelType w:val="hybridMultilevel"/>
    <w:tmpl w:val="92EE5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C76A01"/>
    <w:multiLevelType w:val="hybridMultilevel"/>
    <w:tmpl w:val="67B2A4A4"/>
    <w:lvl w:ilvl="0" w:tplc="57306854">
      <w:start w:val="21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616B7B"/>
    <w:multiLevelType w:val="multilevel"/>
    <w:tmpl w:val="AF0E4A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istNumber2"/>
      <w:lvlText w:val="%1.%2."/>
      <w:lvlJc w:val="left"/>
      <w:pPr>
        <w:ind w:left="792" w:hanging="432"/>
      </w:pPr>
    </w:lvl>
    <w:lvl w:ilvl="2">
      <w:start w:val="1"/>
      <w:numFmt w:val="decimal"/>
      <w:pStyle w:val="ListNumber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9AA2FA1"/>
    <w:multiLevelType w:val="hybridMultilevel"/>
    <w:tmpl w:val="0C72B956"/>
    <w:lvl w:ilvl="0" w:tplc="8A86D5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7"/>
  </w:num>
  <w:num w:numId="5">
    <w:abstractNumId w:val="8"/>
  </w:num>
  <w:num w:numId="6">
    <w:abstractNumId w:val="2"/>
  </w:num>
  <w:num w:numId="7">
    <w:abstractNumId w:val="11"/>
  </w:num>
  <w:num w:numId="8">
    <w:abstractNumId w:val="0"/>
  </w:num>
  <w:num w:numId="9">
    <w:abstractNumId w:val="10"/>
  </w:num>
  <w:num w:numId="10">
    <w:abstractNumId w:val="12"/>
  </w:num>
  <w:num w:numId="11">
    <w:abstractNumId w:val="5"/>
  </w:num>
  <w:num w:numId="12">
    <w:abstractNumId w:val="9"/>
  </w:num>
  <w:num w:numId="13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removePersonalInformation/>
  <w:removeDateAndTime/>
  <w:displayBackgroundShape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>
      <o:colormru v:ext="edit" colors="#ccaf67,#3e6570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A37"/>
    <w:rsid w:val="000133EA"/>
    <w:rsid w:val="00015964"/>
    <w:rsid w:val="00020802"/>
    <w:rsid w:val="00037F22"/>
    <w:rsid w:val="00067317"/>
    <w:rsid w:val="000716E0"/>
    <w:rsid w:val="00072580"/>
    <w:rsid w:val="000761CC"/>
    <w:rsid w:val="00081CFF"/>
    <w:rsid w:val="00083AC6"/>
    <w:rsid w:val="000841C3"/>
    <w:rsid w:val="0009311E"/>
    <w:rsid w:val="000B026B"/>
    <w:rsid w:val="000B37CD"/>
    <w:rsid w:val="000B6C18"/>
    <w:rsid w:val="000C0CF1"/>
    <w:rsid w:val="000C2BBF"/>
    <w:rsid w:val="000E11BF"/>
    <w:rsid w:val="000E6C29"/>
    <w:rsid w:val="000E745D"/>
    <w:rsid w:val="000F455C"/>
    <w:rsid w:val="0010030B"/>
    <w:rsid w:val="00103B84"/>
    <w:rsid w:val="001056C7"/>
    <w:rsid w:val="00105BC7"/>
    <w:rsid w:val="00117EEA"/>
    <w:rsid w:val="00123059"/>
    <w:rsid w:val="00123A2B"/>
    <w:rsid w:val="00125EBA"/>
    <w:rsid w:val="001261AF"/>
    <w:rsid w:val="001416DA"/>
    <w:rsid w:val="00146AFF"/>
    <w:rsid w:val="001510AD"/>
    <w:rsid w:val="001555A5"/>
    <w:rsid w:val="00165FFD"/>
    <w:rsid w:val="00171229"/>
    <w:rsid w:val="00172564"/>
    <w:rsid w:val="00175949"/>
    <w:rsid w:val="00195609"/>
    <w:rsid w:val="001B5EC5"/>
    <w:rsid w:val="001C0AAE"/>
    <w:rsid w:val="001C3D72"/>
    <w:rsid w:val="001C6B69"/>
    <w:rsid w:val="001D1440"/>
    <w:rsid w:val="001D1F2D"/>
    <w:rsid w:val="001D7A6C"/>
    <w:rsid w:val="001E2199"/>
    <w:rsid w:val="002070A0"/>
    <w:rsid w:val="0022164C"/>
    <w:rsid w:val="00232D21"/>
    <w:rsid w:val="00264975"/>
    <w:rsid w:val="00266740"/>
    <w:rsid w:val="00270DA8"/>
    <w:rsid w:val="002862F3"/>
    <w:rsid w:val="002B3418"/>
    <w:rsid w:val="002B3E32"/>
    <w:rsid w:val="002C4371"/>
    <w:rsid w:val="002D5C9A"/>
    <w:rsid w:val="002D60EF"/>
    <w:rsid w:val="002D741A"/>
    <w:rsid w:val="002E1125"/>
    <w:rsid w:val="002F2FB3"/>
    <w:rsid w:val="002F4CAC"/>
    <w:rsid w:val="002F7F94"/>
    <w:rsid w:val="0030047A"/>
    <w:rsid w:val="00330866"/>
    <w:rsid w:val="0033694C"/>
    <w:rsid w:val="00345806"/>
    <w:rsid w:val="00351677"/>
    <w:rsid w:val="00352AB0"/>
    <w:rsid w:val="0035497E"/>
    <w:rsid w:val="0036052E"/>
    <w:rsid w:val="0039762D"/>
    <w:rsid w:val="003A1455"/>
    <w:rsid w:val="003B2083"/>
    <w:rsid w:val="003C7954"/>
    <w:rsid w:val="003D0B31"/>
    <w:rsid w:val="003D1854"/>
    <w:rsid w:val="003D7D58"/>
    <w:rsid w:val="003E38EF"/>
    <w:rsid w:val="003F173E"/>
    <w:rsid w:val="003F1CAD"/>
    <w:rsid w:val="003F2489"/>
    <w:rsid w:val="003F695B"/>
    <w:rsid w:val="00404CFA"/>
    <w:rsid w:val="00424AE3"/>
    <w:rsid w:val="004321C2"/>
    <w:rsid w:val="004464B1"/>
    <w:rsid w:val="00451C0D"/>
    <w:rsid w:val="00463702"/>
    <w:rsid w:val="00471916"/>
    <w:rsid w:val="00471B28"/>
    <w:rsid w:val="00473E93"/>
    <w:rsid w:val="0047773F"/>
    <w:rsid w:val="00481197"/>
    <w:rsid w:val="00487C12"/>
    <w:rsid w:val="004A06BE"/>
    <w:rsid w:val="004A1121"/>
    <w:rsid w:val="004C78B0"/>
    <w:rsid w:val="004D3298"/>
    <w:rsid w:val="004D49CA"/>
    <w:rsid w:val="004E1765"/>
    <w:rsid w:val="00500D35"/>
    <w:rsid w:val="00503BEB"/>
    <w:rsid w:val="00503EAD"/>
    <w:rsid w:val="00505B3C"/>
    <w:rsid w:val="00507EFF"/>
    <w:rsid w:val="005154CC"/>
    <w:rsid w:val="00516F98"/>
    <w:rsid w:val="0051700D"/>
    <w:rsid w:val="00523A7C"/>
    <w:rsid w:val="005319AB"/>
    <w:rsid w:val="00544C14"/>
    <w:rsid w:val="00562723"/>
    <w:rsid w:val="005826F0"/>
    <w:rsid w:val="005911D3"/>
    <w:rsid w:val="00597280"/>
    <w:rsid w:val="005A313D"/>
    <w:rsid w:val="005B33CE"/>
    <w:rsid w:val="005B3606"/>
    <w:rsid w:val="005C76D0"/>
    <w:rsid w:val="005C7FC4"/>
    <w:rsid w:val="005D0816"/>
    <w:rsid w:val="005E2EBF"/>
    <w:rsid w:val="005E6853"/>
    <w:rsid w:val="005E6A18"/>
    <w:rsid w:val="005F79AA"/>
    <w:rsid w:val="00605F41"/>
    <w:rsid w:val="00616362"/>
    <w:rsid w:val="006240EA"/>
    <w:rsid w:val="00643F1F"/>
    <w:rsid w:val="00656CC3"/>
    <w:rsid w:val="00660B7F"/>
    <w:rsid w:val="00690A99"/>
    <w:rsid w:val="00695039"/>
    <w:rsid w:val="00695BF9"/>
    <w:rsid w:val="006A2013"/>
    <w:rsid w:val="006B0444"/>
    <w:rsid w:val="006C3623"/>
    <w:rsid w:val="006C6726"/>
    <w:rsid w:val="006C6939"/>
    <w:rsid w:val="006C7C63"/>
    <w:rsid w:val="006D5224"/>
    <w:rsid w:val="006D66EB"/>
    <w:rsid w:val="00710ECE"/>
    <w:rsid w:val="00721588"/>
    <w:rsid w:val="00721D3F"/>
    <w:rsid w:val="007241FD"/>
    <w:rsid w:val="007356C7"/>
    <w:rsid w:val="00737E7F"/>
    <w:rsid w:val="00741F80"/>
    <w:rsid w:val="0076399F"/>
    <w:rsid w:val="00782D92"/>
    <w:rsid w:val="007A129F"/>
    <w:rsid w:val="007A4F8E"/>
    <w:rsid w:val="007B2106"/>
    <w:rsid w:val="007B56AE"/>
    <w:rsid w:val="007E3AA9"/>
    <w:rsid w:val="007E6E85"/>
    <w:rsid w:val="007F2422"/>
    <w:rsid w:val="00836A51"/>
    <w:rsid w:val="00855897"/>
    <w:rsid w:val="00867F4A"/>
    <w:rsid w:val="00870579"/>
    <w:rsid w:val="008A5872"/>
    <w:rsid w:val="008A7672"/>
    <w:rsid w:val="008B2E1C"/>
    <w:rsid w:val="008B3028"/>
    <w:rsid w:val="008C0512"/>
    <w:rsid w:val="008D534B"/>
    <w:rsid w:val="008E2C92"/>
    <w:rsid w:val="008F2D09"/>
    <w:rsid w:val="00907501"/>
    <w:rsid w:val="00910CED"/>
    <w:rsid w:val="00912A1E"/>
    <w:rsid w:val="00915C67"/>
    <w:rsid w:val="00920F18"/>
    <w:rsid w:val="00954C61"/>
    <w:rsid w:val="00957683"/>
    <w:rsid w:val="009611D7"/>
    <w:rsid w:val="00963CE6"/>
    <w:rsid w:val="0097204C"/>
    <w:rsid w:val="00980A7C"/>
    <w:rsid w:val="0099323C"/>
    <w:rsid w:val="009F3DA4"/>
    <w:rsid w:val="009F5AFD"/>
    <w:rsid w:val="00A04D63"/>
    <w:rsid w:val="00A062D9"/>
    <w:rsid w:val="00A22601"/>
    <w:rsid w:val="00A320F3"/>
    <w:rsid w:val="00A33143"/>
    <w:rsid w:val="00A3744E"/>
    <w:rsid w:val="00A44B67"/>
    <w:rsid w:val="00A64E73"/>
    <w:rsid w:val="00A823EA"/>
    <w:rsid w:val="00A93319"/>
    <w:rsid w:val="00AD4276"/>
    <w:rsid w:val="00AD6CE3"/>
    <w:rsid w:val="00AE324C"/>
    <w:rsid w:val="00AF022C"/>
    <w:rsid w:val="00AF4E95"/>
    <w:rsid w:val="00B15CFE"/>
    <w:rsid w:val="00B25728"/>
    <w:rsid w:val="00B3151E"/>
    <w:rsid w:val="00B33545"/>
    <w:rsid w:val="00B41C44"/>
    <w:rsid w:val="00B42FD9"/>
    <w:rsid w:val="00B47334"/>
    <w:rsid w:val="00B615CD"/>
    <w:rsid w:val="00B71C3F"/>
    <w:rsid w:val="00B71DCD"/>
    <w:rsid w:val="00B74B8B"/>
    <w:rsid w:val="00B75C7E"/>
    <w:rsid w:val="00B8417E"/>
    <w:rsid w:val="00BA23DD"/>
    <w:rsid w:val="00BA2BBB"/>
    <w:rsid w:val="00BA4764"/>
    <w:rsid w:val="00BA6F75"/>
    <w:rsid w:val="00BB29AB"/>
    <w:rsid w:val="00BB3A37"/>
    <w:rsid w:val="00BB7297"/>
    <w:rsid w:val="00BC12BF"/>
    <w:rsid w:val="00C10EB2"/>
    <w:rsid w:val="00C22540"/>
    <w:rsid w:val="00C227A2"/>
    <w:rsid w:val="00C24BCD"/>
    <w:rsid w:val="00C30B6C"/>
    <w:rsid w:val="00C338C6"/>
    <w:rsid w:val="00C41CB1"/>
    <w:rsid w:val="00C60EB7"/>
    <w:rsid w:val="00C71246"/>
    <w:rsid w:val="00C7297A"/>
    <w:rsid w:val="00C87226"/>
    <w:rsid w:val="00C91522"/>
    <w:rsid w:val="00C91873"/>
    <w:rsid w:val="00CB2D6B"/>
    <w:rsid w:val="00CD4165"/>
    <w:rsid w:val="00CE51BC"/>
    <w:rsid w:val="00CE5FEB"/>
    <w:rsid w:val="00CE72C8"/>
    <w:rsid w:val="00CF6182"/>
    <w:rsid w:val="00D018C1"/>
    <w:rsid w:val="00D0261C"/>
    <w:rsid w:val="00D060FF"/>
    <w:rsid w:val="00D103DB"/>
    <w:rsid w:val="00D10726"/>
    <w:rsid w:val="00D15657"/>
    <w:rsid w:val="00D25C52"/>
    <w:rsid w:val="00D57EE7"/>
    <w:rsid w:val="00D827CF"/>
    <w:rsid w:val="00D84105"/>
    <w:rsid w:val="00D86AC9"/>
    <w:rsid w:val="00DA09D0"/>
    <w:rsid w:val="00DA5365"/>
    <w:rsid w:val="00DA6630"/>
    <w:rsid w:val="00DB03F7"/>
    <w:rsid w:val="00DB5D68"/>
    <w:rsid w:val="00E047C3"/>
    <w:rsid w:val="00E0534D"/>
    <w:rsid w:val="00E07308"/>
    <w:rsid w:val="00E13C92"/>
    <w:rsid w:val="00E1731C"/>
    <w:rsid w:val="00E2271F"/>
    <w:rsid w:val="00E26E3A"/>
    <w:rsid w:val="00E43931"/>
    <w:rsid w:val="00E51231"/>
    <w:rsid w:val="00E54EB8"/>
    <w:rsid w:val="00E70FEC"/>
    <w:rsid w:val="00E87BD5"/>
    <w:rsid w:val="00EA2269"/>
    <w:rsid w:val="00EA792D"/>
    <w:rsid w:val="00ED0839"/>
    <w:rsid w:val="00ED11FF"/>
    <w:rsid w:val="00EE169B"/>
    <w:rsid w:val="00EE22DA"/>
    <w:rsid w:val="00EE2D72"/>
    <w:rsid w:val="00EE2EAD"/>
    <w:rsid w:val="00F24772"/>
    <w:rsid w:val="00F267FB"/>
    <w:rsid w:val="00F274C8"/>
    <w:rsid w:val="00F27672"/>
    <w:rsid w:val="00F27F3F"/>
    <w:rsid w:val="00F33ECC"/>
    <w:rsid w:val="00F4395D"/>
    <w:rsid w:val="00F7333C"/>
    <w:rsid w:val="00F75535"/>
    <w:rsid w:val="00FA1EBF"/>
    <w:rsid w:val="00FB0C8A"/>
    <w:rsid w:val="00FB6014"/>
    <w:rsid w:val="00FB6087"/>
    <w:rsid w:val="00FE6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ccaf67,#3e6570"/>
    </o:shapedefaults>
    <o:shapelayout v:ext="edit">
      <o:idmap v:ext="edit" data="1"/>
    </o:shapelayout>
  </w:shapeDefaults>
  <w:decimalSymbol w:val="."/>
  <w:listSeparator w:val=","/>
  <w14:docId w14:val="1FEA47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libri" w:hAnsi="Cambria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No Spacing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66EB"/>
    <w:pPr>
      <w:tabs>
        <w:tab w:val="right" w:pos="3960"/>
        <w:tab w:val="left" w:pos="4230"/>
        <w:tab w:val="right" w:leader="dot" w:pos="10080"/>
      </w:tabs>
      <w:autoSpaceDE w:val="0"/>
      <w:autoSpaceDN w:val="0"/>
      <w:adjustRightInd w:val="0"/>
      <w:contextualSpacing/>
    </w:pPr>
    <w:rPr>
      <w:rFonts w:asciiTheme="majorHAnsi" w:eastAsia="Times New Roman" w:hAnsiTheme="majorHAnsi" w:cstheme="majorHAnsi"/>
      <w:color w:val="000000" w:themeColor="text1"/>
      <w:sz w:val="23"/>
      <w:szCs w:val="18"/>
    </w:rPr>
  </w:style>
  <w:style w:type="paragraph" w:styleId="Heading1">
    <w:name w:val="heading 1"/>
    <w:basedOn w:val="Normal"/>
    <w:next w:val="Heading2"/>
    <w:link w:val="Heading1Char"/>
    <w:autoRedefine/>
    <w:uiPriority w:val="9"/>
    <w:qFormat/>
    <w:rsid w:val="00146AFF"/>
    <w:pPr>
      <w:tabs>
        <w:tab w:val="clear" w:pos="3960"/>
        <w:tab w:val="clear" w:pos="4230"/>
        <w:tab w:val="clear" w:pos="10080"/>
      </w:tabs>
      <w:autoSpaceDE/>
      <w:autoSpaceDN/>
      <w:adjustRightInd/>
      <w:outlineLvl w:val="0"/>
    </w:pPr>
    <w:rPr>
      <w:b/>
      <w:bCs/>
      <w:color w:val="C0504D" w:themeColor="accent2"/>
      <w:w w:val="110"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uiPriority w:val="9"/>
    <w:qFormat/>
    <w:rsid w:val="00C10EB2"/>
    <w:pPr>
      <w:widowControl w:val="0"/>
      <w:outlineLvl w:val="1"/>
    </w:pPr>
    <w:rPr>
      <w:caps/>
      <w:spacing w:val="20"/>
      <w:w w:val="100"/>
      <w:sz w:val="24"/>
    </w:rPr>
  </w:style>
  <w:style w:type="paragraph" w:styleId="Heading3">
    <w:name w:val="heading 3"/>
    <w:basedOn w:val="header2"/>
    <w:next w:val="Normal"/>
    <w:link w:val="Heading3Char"/>
    <w:uiPriority w:val="9"/>
    <w:qFormat/>
    <w:rsid w:val="006D66EB"/>
    <w:pPr>
      <w:outlineLvl w:val="2"/>
    </w:pPr>
    <w:rPr>
      <w:b/>
      <w:color w:val="auto"/>
      <w:spacing w:val="20"/>
      <w:kern w:val="24"/>
      <w:sz w:val="23"/>
    </w:rPr>
  </w:style>
  <w:style w:type="paragraph" w:styleId="Heading4">
    <w:name w:val="heading 4"/>
    <w:next w:val="Normal"/>
    <w:link w:val="Heading4Char"/>
    <w:uiPriority w:val="9"/>
    <w:rsid w:val="006D66EB"/>
    <w:pPr>
      <w:tabs>
        <w:tab w:val="left" w:pos="720"/>
      </w:tabs>
      <w:spacing w:before="100" w:beforeAutospacing="1" w:after="120" w:line="360" w:lineRule="auto"/>
      <w:outlineLvl w:val="3"/>
    </w:pPr>
    <w:rPr>
      <w:rFonts w:asciiTheme="majorHAnsi" w:eastAsia="Times New Roman" w:hAnsiTheme="majorHAnsi" w:cstheme="majorHAnsi"/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rsid w:val="006D66EB"/>
    <w:pPr>
      <w:spacing w:after="60"/>
      <w:outlineLvl w:val="4"/>
    </w:pPr>
    <w:rPr>
      <w:rFonts w:ascii="Calibri" w:hAnsi="Calibri" w:cs="Times New Roman"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rsid w:val="006D66EB"/>
    <w:pPr>
      <w:spacing w:after="60"/>
      <w:outlineLvl w:val="5"/>
    </w:pPr>
    <w:rPr>
      <w:rFonts w:ascii="Calibri" w:hAnsi="Calibri" w:cs="Times New Roman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rsid w:val="006D66EB"/>
    <w:pPr>
      <w:spacing w:after="60"/>
      <w:outlineLvl w:val="6"/>
    </w:pPr>
    <w:rPr>
      <w:rFonts w:ascii="Calibri" w:hAnsi="Calibri" w:cs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rsid w:val="006D66EB"/>
    <w:pPr>
      <w:spacing w:after="60"/>
      <w:outlineLvl w:val="7"/>
    </w:pPr>
    <w:rPr>
      <w:rFonts w:ascii="Calibri" w:hAnsi="Calibri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rsid w:val="006D66EB"/>
    <w:pPr>
      <w:spacing w:after="60"/>
      <w:outlineLvl w:val="8"/>
    </w:pPr>
    <w:rPr>
      <w:rFonts w:ascii="Cambria" w:hAnsi="Cambria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6AFF"/>
    <w:rPr>
      <w:rFonts w:asciiTheme="majorHAnsi" w:eastAsia="Times New Roman" w:hAnsiTheme="majorHAnsi" w:cstheme="majorHAnsi"/>
      <w:b/>
      <w:bCs/>
      <w:color w:val="C0504D" w:themeColor="accent2"/>
      <w:w w:val="11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10EB2"/>
    <w:rPr>
      <w:rFonts w:asciiTheme="majorHAnsi" w:eastAsia="Times New Roman" w:hAnsiTheme="majorHAnsi" w:cstheme="majorHAnsi"/>
      <w:b/>
      <w:bCs/>
      <w:caps/>
      <w:color w:val="C0504D" w:themeColor="accent2"/>
      <w:spacing w:val="20"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D66EB"/>
    <w:rPr>
      <w:rFonts w:ascii="Calibri" w:eastAsia="Times New Roman" w:hAnsi="Calibri" w:cs="Calibri"/>
      <w:b/>
      <w:spacing w:val="20"/>
      <w:kern w:val="24"/>
      <w:sz w:val="23"/>
      <w:szCs w:val="23"/>
    </w:rPr>
  </w:style>
  <w:style w:type="character" w:customStyle="1" w:styleId="Heading4Char">
    <w:name w:val="Heading 4 Char"/>
    <w:basedOn w:val="DefaultParagraphFont"/>
    <w:link w:val="Heading4"/>
    <w:uiPriority w:val="9"/>
    <w:rsid w:val="006D66EB"/>
    <w:rPr>
      <w:rFonts w:asciiTheme="majorHAnsi" w:eastAsia="Times New Roman" w:hAnsiTheme="majorHAnsi" w:cstheme="majorHAnsi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6D66EB"/>
    <w:rPr>
      <w:rFonts w:ascii="Calibri" w:eastAsia="Times New Roman" w:hAnsi="Calibri"/>
      <w:i/>
      <w:iCs/>
      <w:color w:val="000000" w:themeColor="text1"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6D66EB"/>
    <w:rPr>
      <w:rFonts w:ascii="Calibri" w:eastAsia="Times New Roman" w:hAnsi="Calibri"/>
      <w:color w:val="000000" w:themeColor="text1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6D66EB"/>
    <w:rPr>
      <w:rFonts w:ascii="Calibri" w:eastAsia="Times New Roman" w:hAnsi="Calibri"/>
      <w:color w:val="000000" w:themeColor="text1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6D66EB"/>
    <w:rPr>
      <w:rFonts w:ascii="Calibri" w:eastAsia="Times New Roman" w:hAnsi="Calibri"/>
      <w:i/>
      <w:iCs/>
      <w:color w:val="000000" w:themeColor="text1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6D66EB"/>
    <w:rPr>
      <w:rFonts w:eastAsia="Times New Roman"/>
      <w:color w:val="000000" w:themeColor="text1"/>
      <w:sz w:val="22"/>
      <w:szCs w:val="22"/>
    </w:rPr>
  </w:style>
  <w:style w:type="paragraph" w:styleId="TOC1">
    <w:name w:val="toc 1"/>
    <w:basedOn w:val="Normal"/>
    <w:next w:val="Normal"/>
    <w:uiPriority w:val="39"/>
    <w:unhideWhenUsed/>
    <w:rsid w:val="006D66EB"/>
    <w:pPr>
      <w:tabs>
        <w:tab w:val="clear" w:pos="3960"/>
        <w:tab w:val="clear" w:pos="4230"/>
        <w:tab w:val="clear" w:pos="10080"/>
        <w:tab w:val="right" w:leader="dot" w:pos="9360"/>
      </w:tabs>
      <w:autoSpaceDE/>
      <w:autoSpaceDN/>
      <w:adjustRightInd/>
      <w:spacing w:line="276" w:lineRule="auto"/>
      <w:outlineLvl w:val="0"/>
    </w:pPr>
    <w:rPr>
      <w:rFonts w:ascii="Calibri" w:eastAsia="Calibri" w:hAnsi="Calibri" w:cs="Arial"/>
      <w:b/>
      <w:noProof/>
      <w:spacing w:val="20"/>
      <w:kern w:val="32"/>
      <w:position w:val="-6"/>
    </w:rPr>
  </w:style>
  <w:style w:type="paragraph" w:styleId="TOCHeading">
    <w:name w:val="TOC Heading"/>
    <w:basedOn w:val="Heading1"/>
    <w:next w:val="Normal"/>
    <w:link w:val="TOCHeadingChar"/>
    <w:uiPriority w:val="39"/>
    <w:qFormat/>
    <w:rsid w:val="006D66EB"/>
    <w:pPr>
      <w:keepLines/>
      <w:outlineLvl w:val="9"/>
    </w:pPr>
    <w:rPr>
      <w:bCs w:val="0"/>
    </w:rPr>
  </w:style>
  <w:style w:type="character" w:customStyle="1" w:styleId="TOCHeadingChar">
    <w:name w:val="TOC Heading Char"/>
    <w:basedOn w:val="Heading1Char"/>
    <w:link w:val="TOCHeading"/>
    <w:uiPriority w:val="39"/>
    <w:rsid w:val="006D66EB"/>
    <w:rPr>
      <w:rFonts w:asciiTheme="majorHAnsi" w:eastAsia="Times New Roman" w:hAnsiTheme="majorHAnsi" w:cstheme="majorHAnsi"/>
      <w:b/>
      <w:bCs w:val="0"/>
      <w:color w:val="63A6AD"/>
      <w:w w:val="11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6D66EB"/>
    <w:pPr>
      <w:tabs>
        <w:tab w:val="clear" w:pos="3960"/>
        <w:tab w:val="clear" w:pos="4230"/>
        <w:tab w:val="clear" w:pos="10080"/>
        <w:tab w:val="right" w:leader="dot" w:pos="9360"/>
      </w:tabs>
      <w:autoSpaceDE/>
      <w:autoSpaceDN/>
      <w:adjustRightInd/>
      <w:spacing w:before="40" w:line="276" w:lineRule="auto"/>
      <w:ind w:left="720" w:hanging="360"/>
      <w:outlineLvl w:val="0"/>
    </w:pPr>
    <w:rPr>
      <w:rFonts w:ascii="Calibri" w:eastAsia="Calibri" w:hAnsi="Calibri" w:cs="Arial"/>
      <w:noProof/>
      <w:kern w:val="32"/>
      <w:position w:val="-6"/>
    </w:rPr>
  </w:style>
  <w:style w:type="paragraph" w:styleId="TOC3">
    <w:name w:val="toc 3"/>
    <w:basedOn w:val="TOC2"/>
    <w:next w:val="Normal"/>
    <w:autoRedefine/>
    <w:uiPriority w:val="39"/>
    <w:unhideWhenUsed/>
    <w:rsid w:val="006D66EB"/>
  </w:style>
  <w:style w:type="character" w:styleId="Hyperlink">
    <w:name w:val="Hyperlink"/>
    <w:uiPriority w:val="99"/>
    <w:unhideWhenUsed/>
    <w:rsid w:val="006D66EB"/>
  </w:style>
  <w:style w:type="paragraph" w:styleId="Header">
    <w:name w:val="header"/>
    <w:basedOn w:val="Heading1"/>
    <w:link w:val="HeaderChar"/>
    <w:unhideWhenUsed/>
    <w:rsid w:val="006D66EB"/>
  </w:style>
  <w:style w:type="character" w:customStyle="1" w:styleId="HeaderChar">
    <w:name w:val="Header Char"/>
    <w:basedOn w:val="DefaultParagraphFont"/>
    <w:link w:val="Header"/>
    <w:rsid w:val="006D66EB"/>
    <w:rPr>
      <w:rFonts w:asciiTheme="majorHAnsi" w:eastAsia="Times New Roman" w:hAnsiTheme="majorHAnsi" w:cstheme="majorHAnsi"/>
      <w:b/>
      <w:bCs/>
      <w:color w:val="63A6AD"/>
      <w:w w:val="110"/>
      <w:sz w:val="32"/>
      <w:szCs w:val="32"/>
    </w:rPr>
  </w:style>
  <w:style w:type="paragraph" w:styleId="Footer">
    <w:name w:val="footer"/>
    <w:basedOn w:val="Normal"/>
    <w:link w:val="FooterChar"/>
    <w:unhideWhenUsed/>
    <w:rsid w:val="006D66EB"/>
    <w:pPr>
      <w:tabs>
        <w:tab w:val="center" w:pos="4680"/>
        <w:tab w:val="right" w:pos="9360"/>
      </w:tabs>
    </w:pPr>
    <w:rPr>
      <w:kern w:val="20"/>
    </w:rPr>
  </w:style>
  <w:style w:type="character" w:customStyle="1" w:styleId="FooterChar">
    <w:name w:val="Footer Char"/>
    <w:basedOn w:val="DefaultParagraphFont"/>
    <w:link w:val="Footer"/>
    <w:rsid w:val="006D66EB"/>
    <w:rPr>
      <w:rFonts w:asciiTheme="majorHAnsi" w:eastAsia="Times New Roman" w:hAnsiTheme="majorHAnsi" w:cstheme="majorHAnsi"/>
      <w:color w:val="000000" w:themeColor="text1"/>
      <w:kern w:val="20"/>
      <w:sz w:val="23"/>
      <w:szCs w:val="18"/>
    </w:rPr>
  </w:style>
  <w:style w:type="paragraph" w:customStyle="1" w:styleId="foot1">
    <w:name w:val="foot1"/>
    <w:basedOn w:val="Footer"/>
    <w:rsid w:val="006D66EB"/>
    <w:pPr>
      <w:tabs>
        <w:tab w:val="clear" w:pos="4680"/>
        <w:tab w:val="center" w:pos="5130"/>
        <w:tab w:val="right" w:pos="12240"/>
      </w:tabs>
    </w:pPr>
    <w:rPr>
      <w:rFonts w:ascii="Calibri" w:hAnsi="Calibri" w:cs="Calibri"/>
      <w:color w:val="73AFB6"/>
      <w:w w:val="110"/>
      <w:sz w:val="18"/>
    </w:rPr>
  </w:style>
  <w:style w:type="paragraph" w:customStyle="1" w:styleId="foot2">
    <w:name w:val="foot2"/>
    <w:basedOn w:val="foot1"/>
    <w:rsid w:val="006D66EB"/>
  </w:style>
  <w:style w:type="character" w:styleId="PageNumber">
    <w:name w:val="page number"/>
    <w:rsid w:val="006D66EB"/>
    <w:rPr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66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6EB"/>
    <w:rPr>
      <w:rFonts w:ascii="Tahoma" w:eastAsia="Times New Roman" w:hAnsi="Tahoma" w:cs="Tahoma"/>
      <w:color w:val="000000" w:themeColor="text1"/>
      <w:sz w:val="16"/>
      <w:szCs w:val="16"/>
    </w:rPr>
  </w:style>
  <w:style w:type="paragraph" w:customStyle="1" w:styleId="Header1">
    <w:name w:val="Header1"/>
    <w:basedOn w:val="Normal"/>
    <w:rsid w:val="006D66EB"/>
    <w:pPr>
      <w:pBdr>
        <w:bottom w:val="single" w:sz="4" w:space="1" w:color="808080"/>
      </w:pBdr>
    </w:pPr>
    <w:rPr>
      <w:rFonts w:ascii="Calibri" w:hAnsi="Calibri" w:cs="Calibri"/>
      <w:b/>
      <w:color w:val="63A6AD"/>
      <w:sz w:val="28"/>
      <w:szCs w:val="23"/>
    </w:rPr>
  </w:style>
  <w:style w:type="paragraph" w:styleId="Title">
    <w:name w:val="Title"/>
    <w:basedOn w:val="Normal"/>
    <w:next w:val="Normal"/>
    <w:link w:val="TitleChar"/>
    <w:uiPriority w:val="10"/>
    <w:rsid w:val="006D66EB"/>
    <w:pPr>
      <w:spacing w:after="60"/>
      <w:jc w:val="center"/>
      <w:outlineLvl w:val="0"/>
    </w:pPr>
    <w:rPr>
      <w:rFonts w:ascii="Cambria" w:hAnsi="Cambria" w:cs="Times New Roman"/>
      <w:kern w:val="28"/>
      <w:sz w:val="20"/>
    </w:rPr>
  </w:style>
  <w:style w:type="character" w:customStyle="1" w:styleId="TitleChar">
    <w:name w:val="Title Char"/>
    <w:basedOn w:val="DefaultParagraphFont"/>
    <w:link w:val="Title"/>
    <w:uiPriority w:val="10"/>
    <w:rsid w:val="006D66EB"/>
    <w:rPr>
      <w:rFonts w:eastAsia="Times New Roman"/>
      <w:color w:val="000000" w:themeColor="text1"/>
      <w:kern w:val="28"/>
      <w:szCs w:val="18"/>
    </w:rPr>
  </w:style>
  <w:style w:type="paragraph" w:styleId="Subtitle">
    <w:name w:val="Subtitle"/>
    <w:basedOn w:val="Heading1"/>
    <w:next w:val="Normal"/>
    <w:link w:val="SubtitleChar"/>
    <w:uiPriority w:val="11"/>
    <w:rsid w:val="006D66EB"/>
    <w:rPr>
      <w:i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D66EB"/>
    <w:rPr>
      <w:rFonts w:asciiTheme="majorHAnsi" w:eastAsia="Times New Roman" w:hAnsiTheme="majorHAnsi" w:cstheme="majorHAnsi"/>
      <w:b/>
      <w:bCs/>
      <w:i/>
      <w:color w:val="63A6AD"/>
      <w:w w:val="110"/>
      <w:sz w:val="22"/>
      <w:szCs w:val="32"/>
    </w:rPr>
  </w:style>
  <w:style w:type="character" w:styleId="Strong">
    <w:name w:val="Strong"/>
    <w:uiPriority w:val="22"/>
    <w:rsid w:val="006D66EB"/>
    <w:rPr>
      <w:b/>
      <w:bCs/>
    </w:rPr>
  </w:style>
  <w:style w:type="character" w:styleId="Emphasis">
    <w:name w:val="Emphasis"/>
    <w:uiPriority w:val="20"/>
    <w:rsid w:val="006D66EB"/>
    <w:rPr>
      <w:i/>
      <w:iCs/>
    </w:rPr>
  </w:style>
  <w:style w:type="paragraph" w:styleId="NoSpacing">
    <w:name w:val="No Spacing"/>
    <w:basedOn w:val="Normal"/>
    <w:uiPriority w:val="1"/>
    <w:rsid w:val="006D66EB"/>
  </w:style>
  <w:style w:type="paragraph" w:styleId="ListParagraph">
    <w:name w:val="List Paragraph"/>
    <w:basedOn w:val="Normal"/>
    <w:next w:val="Normal"/>
    <w:uiPriority w:val="34"/>
    <w:rsid w:val="006D66EB"/>
    <w:pPr>
      <w:spacing w:before="60" w:after="120"/>
    </w:pPr>
  </w:style>
  <w:style w:type="paragraph" w:styleId="Quote">
    <w:name w:val="Quote"/>
    <w:next w:val="Normal"/>
    <w:link w:val="QuoteChar"/>
    <w:uiPriority w:val="29"/>
    <w:qFormat/>
    <w:rsid w:val="008B7CBE"/>
    <w:pPr>
      <w:pBdr>
        <w:top w:val="single" w:sz="2" w:space="1" w:color="8A8D05"/>
        <w:bottom w:val="single" w:sz="2" w:space="1" w:color="8A8D05"/>
      </w:pBdr>
      <w:spacing w:before="480" w:line="360" w:lineRule="auto"/>
    </w:pPr>
    <w:rPr>
      <w:rFonts w:ascii="Arial Bold" w:hAnsi="Arial Bold" w:cs="Arial"/>
      <w:b/>
      <w:iCs/>
      <w:color w:val="8A8D05"/>
      <w:position w:val="-24"/>
      <w:sz w:val="18"/>
      <w:szCs w:val="18"/>
    </w:rPr>
  </w:style>
  <w:style w:type="character" w:customStyle="1" w:styleId="QuoteChar">
    <w:name w:val="Quote Char"/>
    <w:basedOn w:val="DefaultParagraphFont"/>
    <w:link w:val="Quote"/>
    <w:uiPriority w:val="29"/>
    <w:rsid w:val="008B7CBE"/>
    <w:rPr>
      <w:rFonts w:ascii="Arial Bold" w:hAnsi="Arial Bold" w:cs="Arial"/>
      <w:b/>
      <w:iCs/>
      <w:color w:val="8A8D05"/>
      <w:position w:val="-24"/>
      <w:sz w:val="18"/>
      <w:szCs w:val="18"/>
      <w:lang w:val="en-US" w:eastAsia="en-US" w:bidi="ar-SA"/>
    </w:rPr>
  </w:style>
  <w:style w:type="paragraph" w:styleId="IntenseQuote">
    <w:name w:val="Intense Quote"/>
    <w:basedOn w:val="Normal"/>
    <w:next w:val="Normal"/>
    <w:link w:val="IntenseQuoteChar"/>
    <w:uiPriority w:val="30"/>
    <w:rsid w:val="006D66EB"/>
    <w:rPr>
      <w:i/>
      <w:iCs/>
      <w:color w:val="00496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66EB"/>
    <w:rPr>
      <w:rFonts w:asciiTheme="majorHAnsi" w:eastAsia="Times New Roman" w:hAnsiTheme="majorHAnsi" w:cstheme="majorHAnsi"/>
      <w:i/>
      <w:iCs/>
      <w:color w:val="004960"/>
      <w:sz w:val="23"/>
      <w:szCs w:val="18"/>
    </w:rPr>
  </w:style>
  <w:style w:type="character" w:styleId="SubtleEmphasis">
    <w:name w:val="Subtle Emphasis"/>
    <w:uiPriority w:val="19"/>
    <w:rsid w:val="006D66EB"/>
    <w:rPr>
      <w:i/>
      <w:iCs/>
      <w:color w:val="808080"/>
    </w:rPr>
  </w:style>
  <w:style w:type="character" w:styleId="IntenseEmphasis">
    <w:name w:val="Intense Emphasis"/>
    <w:uiPriority w:val="21"/>
    <w:rsid w:val="006D66EB"/>
    <w:rPr>
      <w:b/>
      <w:bCs/>
      <w:i/>
      <w:iCs/>
      <w:color w:val="4F81BD"/>
    </w:rPr>
  </w:style>
  <w:style w:type="character" w:styleId="SubtleReference">
    <w:name w:val="Subtle Reference"/>
    <w:uiPriority w:val="31"/>
    <w:rsid w:val="006D66EB"/>
    <w:rPr>
      <w:smallCaps/>
      <w:color w:val="C0504D"/>
      <w:u w:val="single"/>
    </w:rPr>
  </w:style>
  <w:style w:type="character" w:styleId="IntenseReference">
    <w:name w:val="Intense Reference"/>
    <w:uiPriority w:val="32"/>
    <w:rsid w:val="006D66EB"/>
    <w:rPr>
      <w:b/>
      <w:bCs/>
      <w:smallCaps/>
      <w:color w:val="C0504D"/>
      <w:spacing w:val="5"/>
      <w:u w:val="single"/>
    </w:rPr>
  </w:style>
  <w:style w:type="character" w:styleId="BookTitle">
    <w:name w:val="Book Title"/>
    <w:uiPriority w:val="33"/>
    <w:rsid w:val="006D66EB"/>
    <w:rPr>
      <w:b/>
      <w:bCs/>
      <w:smallCaps/>
      <w:spacing w:val="5"/>
    </w:rPr>
  </w:style>
  <w:style w:type="paragraph" w:customStyle="1" w:styleId="tablehead">
    <w:name w:val="tablehead"/>
    <w:basedOn w:val="Normal"/>
    <w:rsid w:val="006D66EB"/>
    <w:pPr>
      <w:tabs>
        <w:tab w:val="clear" w:pos="3960"/>
        <w:tab w:val="clear" w:pos="4230"/>
        <w:tab w:val="clear" w:pos="10080"/>
      </w:tabs>
      <w:autoSpaceDE/>
      <w:autoSpaceDN/>
      <w:adjustRightInd/>
      <w:jc w:val="center"/>
    </w:pPr>
    <w:rPr>
      <w:rFonts w:eastAsia="Calibri" w:cs="Arial"/>
      <w:b/>
      <w:kern w:val="24"/>
    </w:rPr>
  </w:style>
  <w:style w:type="paragraph" w:customStyle="1" w:styleId="tabletotal">
    <w:name w:val="tabletotal"/>
    <w:basedOn w:val="Normal"/>
    <w:rsid w:val="006D66EB"/>
    <w:rPr>
      <w:b/>
      <w:bCs/>
      <w:color w:val="000000"/>
      <w:sz w:val="22"/>
      <w:szCs w:val="22"/>
    </w:rPr>
  </w:style>
  <w:style w:type="table" w:styleId="TableGrid">
    <w:name w:val="Table Grid"/>
    <w:basedOn w:val="TableNormal"/>
    <w:rsid w:val="006D66EB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py">
    <w:name w:val="tablecopy"/>
    <w:basedOn w:val="Normal"/>
    <w:rsid w:val="006D66EB"/>
    <w:rPr>
      <w:color w:val="000000"/>
      <w:sz w:val="22"/>
      <w:szCs w:val="2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D66EB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D66EB"/>
    <w:rPr>
      <w:rFonts w:ascii="Tahoma" w:eastAsia="Times New Roman" w:hAnsi="Tahoma" w:cs="Tahoma"/>
      <w:color w:val="000000" w:themeColor="text1"/>
      <w:sz w:val="16"/>
      <w:szCs w:val="16"/>
    </w:rPr>
  </w:style>
  <w:style w:type="paragraph" w:styleId="Caption">
    <w:name w:val="caption"/>
    <w:basedOn w:val="Normal"/>
    <w:next w:val="Normal"/>
    <w:uiPriority w:val="35"/>
    <w:qFormat/>
    <w:rsid w:val="00786487"/>
    <w:rPr>
      <w:b/>
      <w:bCs/>
      <w:color w:val="4F81BD"/>
    </w:rPr>
  </w:style>
  <w:style w:type="paragraph" w:customStyle="1" w:styleId="Title-Blue">
    <w:name w:val="Title - Blue"/>
    <w:link w:val="Title-BlueChar"/>
    <w:qFormat/>
    <w:rsid w:val="004321C2"/>
    <w:pPr>
      <w:tabs>
        <w:tab w:val="left" w:pos="3600"/>
      </w:tabs>
      <w:spacing w:after="120"/>
    </w:pPr>
    <w:rPr>
      <w:rFonts w:ascii="Arial" w:eastAsia="Times New Roman" w:hAnsi="Arial" w:cs="Arial"/>
      <w:iCs/>
      <w:color w:val="004961"/>
      <w:spacing w:val="40"/>
      <w:kern w:val="18"/>
      <w:sz w:val="40"/>
      <w:szCs w:val="56"/>
    </w:rPr>
  </w:style>
  <w:style w:type="character" w:customStyle="1" w:styleId="Title-BlueChar">
    <w:name w:val="Title - Blue Char"/>
    <w:basedOn w:val="Heading1Char"/>
    <w:link w:val="Title-Blue"/>
    <w:rsid w:val="004321C2"/>
    <w:rPr>
      <w:rFonts w:ascii="Arial" w:eastAsia="Times New Roman" w:hAnsi="Arial" w:cstheme="majorHAnsi"/>
      <w:b/>
      <w:bCs/>
      <w:color w:val="004961"/>
      <w:w w:val="110"/>
      <w:sz w:val="40"/>
      <w:szCs w:val="56"/>
    </w:rPr>
  </w:style>
  <w:style w:type="paragraph" w:customStyle="1" w:styleId="Title-Blueunderline">
    <w:name w:val="Title - Blue (underline)"/>
    <w:link w:val="Title-BlueunderlineChar"/>
    <w:qFormat/>
    <w:rsid w:val="000E745D"/>
    <w:pPr>
      <w:keepNext/>
      <w:framePr w:hSpace="187" w:vSpace="187" w:wrap="around" w:vAnchor="text" w:hAnchor="text" w:y="1"/>
      <w:widowControl w:val="0"/>
      <w:pBdr>
        <w:bottom w:val="single" w:sz="2" w:space="1" w:color="919218"/>
      </w:pBdr>
    </w:pPr>
    <w:rPr>
      <w:rFonts w:ascii="Arial" w:eastAsia="Times New Roman" w:hAnsi="Arial" w:cs="Arial"/>
      <w:iCs/>
      <w:color w:val="004960"/>
      <w:kern w:val="32"/>
      <w:sz w:val="48"/>
      <w:szCs w:val="28"/>
    </w:rPr>
  </w:style>
  <w:style w:type="character" w:customStyle="1" w:styleId="Title-BlueunderlineChar">
    <w:name w:val="Title - Blue (underline) Char"/>
    <w:basedOn w:val="TOCHeadingChar"/>
    <w:link w:val="Title-Blueunderline"/>
    <w:rsid w:val="000E745D"/>
    <w:rPr>
      <w:rFonts w:asciiTheme="majorHAnsi" w:eastAsia="Times New Roman" w:hAnsiTheme="majorHAnsi" w:cstheme="majorHAnsi"/>
      <w:b/>
      <w:bCs w:val="0"/>
      <w:iCs w:val="0"/>
      <w:color w:val="63A6AD"/>
      <w:w w:val="110"/>
      <w:sz w:val="48"/>
      <w:szCs w:val="32"/>
    </w:rPr>
  </w:style>
  <w:style w:type="paragraph" w:customStyle="1" w:styleId="Table">
    <w:name w:val="Table"/>
    <w:rsid w:val="006D66EB"/>
    <w:rPr>
      <w:rFonts w:ascii="Arial" w:hAnsi="Arial" w:cs="Arial"/>
      <w:color w:val="6D6E71"/>
      <w:kern w:val="32"/>
      <w:sz w:val="18"/>
    </w:rPr>
  </w:style>
  <w:style w:type="paragraph" w:customStyle="1" w:styleId="header2">
    <w:name w:val="header2"/>
    <w:basedOn w:val="Normal"/>
    <w:rsid w:val="006D66EB"/>
    <w:pPr>
      <w:tabs>
        <w:tab w:val="clear" w:pos="3960"/>
        <w:tab w:val="clear" w:pos="4230"/>
        <w:tab w:val="clear" w:pos="10080"/>
        <w:tab w:val="left" w:pos="720"/>
      </w:tabs>
      <w:autoSpaceDE/>
      <w:autoSpaceDN/>
      <w:adjustRightInd/>
      <w:contextualSpacing w:val="0"/>
      <w:outlineLvl w:val="3"/>
    </w:pPr>
    <w:rPr>
      <w:rFonts w:ascii="Calibri" w:hAnsi="Calibri" w:cs="Calibri"/>
      <w:color w:val="9194B6"/>
      <w:sz w:val="24"/>
      <w:szCs w:val="23"/>
    </w:rPr>
  </w:style>
  <w:style w:type="paragraph" w:customStyle="1" w:styleId="Signoff">
    <w:name w:val="Sign off"/>
    <w:basedOn w:val="Heading1"/>
    <w:rsid w:val="006D66EB"/>
    <w:pPr>
      <w:jc w:val="right"/>
    </w:pPr>
  </w:style>
  <w:style w:type="paragraph" w:customStyle="1" w:styleId="Authorization">
    <w:name w:val="Authorization"/>
    <w:basedOn w:val="Normal"/>
    <w:rsid w:val="006D66EB"/>
    <w:rPr>
      <w:sz w:val="20"/>
      <w:szCs w:val="20"/>
    </w:rPr>
  </w:style>
  <w:style w:type="paragraph" w:customStyle="1" w:styleId="TableSubhead">
    <w:name w:val="Table Subhead"/>
    <w:basedOn w:val="Normal"/>
    <w:next w:val="tablecopy"/>
    <w:rsid w:val="006D66EB"/>
    <w:pPr>
      <w:tabs>
        <w:tab w:val="clear" w:pos="3960"/>
        <w:tab w:val="clear" w:pos="4230"/>
        <w:tab w:val="clear" w:pos="10080"/>
      </w:tabs>
      <w:autoSpaceDE/>
      <w:autoSpaceDN/>
      <w:adjustRightInd/>
      <w:spacing w:before="80"/>
      <w:contextualSpacing w:val="0"/>
    </w:pPr>
    <w:rPr>
      <w:rFonts w:ascii="Calibri" w:hAnsi="Calibri" w:cs="Calibri"/>
      <w:b/>
      <w:caps/>
      <w:color w:val="FFFFFF"/>
      <w:spacing w:val="20"/>
      <w:sz w:val="20"/>
      <w:szCs w:val="24"/>
    </w:rPr>
  </w:style>
  <w:style w:type="paragraph" w:customStyle="1" w:styleId="TopHeader">
    <w:name w:val="TopHeader"/>
    <w:basedOn w:val="Heading1"/>
    <w:link w:val="TopHeaderChar"/>
    <w:qFormat/>
    <w:rsid w:val="006D66EB"/>
    <w:rPr>
      <w:caps/>
      <w:spacing w:val="20"/>
    </w:rPr>
  </w:style>
  <w:style w:type="character" w:customStyle="1" w:styleId="TopHeaderChar">
    <w:name w:val="TopHeader Char"/>
    <w:basedOn w:val="Heading1Char"/>
    <w:link w:val="TopHeader"/>
    <w:rsid w:val="006D66EB"/>
    <w:rPr>
      <w:rFonts w:asciiTheme="majorHAnsi" w:eastAsia="Times New Roman" w:hAnsiTheme="majorHAnsi" w:cstheme="majorHAnsi"/>
      <w:b/>
      <w:bCs/>
      <w:caps/>
      <w:color w:val="63A6AD"/>
      <w:spacing w:val="20"/>
      <w:w w:val="110"/>
      <w:sz w:val="32"/>
      <w:szCs w:val="32"/>
    </w:rPr>
  </w:style>
  <w:style w:type="table" w:styleId="MediumList2-Accent1">
    <w:name w:val="Medium List 2 Accent 1"/>
    <w:basedOn w:val="TableNormal"/>
    <w:uiPriority w:val="66"/>
    <w:rsid w:val="006D66EB"/>
    <w:rPr>
      <w:rFonts w:ascii="Calibri" w:eastAsia="Times New Roman" w:hAnsi="Calibri"/>
      <w:color w:val="000000"/>
      <w:sz w:val="22"/>
      <w:szCs w:val="22"/>
      <w:lang w:bidi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Titlesub">
    <w:name w:val="Titlesub"/>
    <w:basedOn w:val="Normal"/>
    <w:rsid w:val="006D66EB"/>
    <w:pPr>
      <w:spacing w:line="204" w:lineRule="auto"/>
      <w:ind w:right="-180"/>
    </w:pPr>
    <w:rPr>
      <w:bCs/>
      <w:color w:val="C2B86C"/>
      <w:w w:val="110"/>
      <w:szCs w:val="23"/>
    </w:rPr>
  </w:style>
  <w:style w:type="character" w:styleId="FollowedHyperlink">
    <w:name w:val="FollowedHyperlink"/>
    <w:basedOn w:val="DefaultParagraphFont"/>
    <w:rsid w:val="006D66EB"/>
    <w:rPr>
      <w:color w:val="800080" w:themeColor="followedHyperlink"/>
      <w:u w:val="single"/>
    </w:rPr>
  </w:style>
  <w:style w:type="paragraph" w:customStyle="1" w:styleId="Titlesub2">
    <w:name w:val="Titlesub2"/>
    <w:basedOn w:val="Normal"/>
    <w:rsid w:val="006D66EB"/>
    <w:pPr>
      <w:spacing w:line="204" w:lineRule="auto"/>
    </w:pPr>
    <w:rPr>
      <w:b/>
      <w:color w:val="63A6AD"/>
      <w:szCs w:val="23"/>
    </w:rPr>
  </w:style>
  <w:style w:type="paragraph" w:styleId="NormalIndent">
    <w:name w:val="Normal Indent"/>
    <w:basedOn w:val="Normal"/>
    <w:rsid w:val="006D66EB"/>
    <w:pPr>
      <w:ind w:left="720"/>
    </w:pPr>
    <w:rPr>
      <w:rFonts w:ascii="Times New Roman" w:hAnsi="Times New Roman" w:cs="Times New Roman"/>
      <w:sz w:val="24"/>
    </w:rPr>
  </w:style>
  <w:style w:type="paragraph" w:styleId="BodyTextIndent2">
    <w:name w:val="Body Text Indent 2"/>
    <w:basedOn w:val="Normal"/>
    <w:link w:val="BodyTextIndent2Char"/>
    <w:rsid w:val="006D66EB"/>
    <w:pPr>
      <w:ind w:left="720"/>
    </w:pPr>
    <w:rPr>
      <w:rFonts w:ascii="Times New Roman" w:hAnsi="Times New Roman" w:cs="Times New Roman"/>
      <w:sz w:val="24"/>
    </w:rPr>
  </w:style>
  <w:style w:type="character" w:customStyle="1" w:styleId="BodyTextIndent2Char">
    <w:name w:val="Body Text Indent 2 Char"/>
    <w:basedOn w:val="DefaultParagraphFont"/>
    <w:link w:val="BodyTextIndent2"/>
    <w:rsid w:val="006D66EB"/>
    <w:rPr>
      <w:rFonts w:ascii="Times New Roman" w:eastAsia="Times New Roman" w:hAnsi="Times New Roman"/>
      <w:color w:val="000000" w:themeColor="text1"/>
      <w:sz w:val="24"/>
      <w:szCs w:val="18"/>
    </w:rPr>
  </w:style>
  <w:style w:type="paragraph" w:styleId="BodyText2">
    <w:name w:val="Body Text 2"/>
    <w:basedOn w:val="Normal"/>
    <w:link w:val="BodyText2Char"/>
    <w:rsid w:val="006D66EB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6D66EB"/>
    <w:rPr>
      <w:rFonts w:asciiTheme="majorHAnsi" w:eastAsia="Times New Roman" w:hAnsiTheme="majorHAnsi" w:cstheme="majorHAnsi"/>
      <w:color w:val="000000" w:themeColor="text1"/>
      <w:sz w:val="23"/>
      <w:szCs w:val="18"/>
    </w:rPr>
  </w:style>
  <w:style w:type="paragraph" w:customStyle="1" w:styleId="Tablebulleted">
    <w:name w:val="Tablebulleted"/>
    <w:basedOn w:val="ListParagraph"/>
    <w:rsid w:val="006D66EB"/>
    <w:pPr>
      <w:numPr>
        <w:numId w:val="2"/>
      </w:numPr>
      <w:tabs>
        <w:tab w:val="clear" w:pos="3960"/>
        <w:tab w:val="clear" w:pos="4230"/>
        <w:tab w:val="clear" w:pos="10080"/>
      </w:tabs>
      <w:autoSpaceDE/>
      <w:autoSpaceDN/>
      <w:adjustRightInd/>
      <w:spacing w:before="120" w:after="0"/>
      <w:contextualSpacing w:val="0"/>
    </w:pPr>
    <w:rPr>
      <w:color w:val="auto"/>
      <w:szCs w:val="23"/>
    </w:rPr>
  </w:style>
  <w:style w:type="paragraph" w:customStyle="1" w:styleId="DKParagraph">
    <w:name w:val="DK Paragraph"/>
    <w:rsid w:val="001B5EC5"/>
    <w:pPr>
      <w:spacing w:after="160" w:line="240" w:lineRule="atLeast"/>
    </w:pPr>
    <w:rPr>
      <w:rFonts w:ascii="Garamond" w:eastAsia="Times" w:hAnsi="Garamond"/>
      <w:sz w:val="22"/>
      <w:szCs w:val="22"/>
    </w:rPr>
  </w:style>
  <w:style w:type="numbering" w:customStyle="1" w:styleId="Outline">
    <w:name w:val="Outline"/>
    <w:basedOn w:val="NoList"/>
    <w:uiPriority w:val="99"/>
    <w:rsid w:val="006D66EB"/>
    <w:pPr>
      <w:numPr>
        <w:numId w:val="8"/>
      </w:numPr>
    </w:pPr>
  </w:style>
  <w:style w:type="paragraph" w:customStyle="1" w:styleId="OutlineLeve1">
    <w:name w:val="Outline_Leve1"/>
    <w:basedOn w:val="TOC1"/>
    <w:rsid w:val="006D66EB"/>
  </w:style>
  <w:style w:type="numbering" w:styleId="111111">
    <w:name w:val="Outline List 2"/>
    <w:basedOn w:val="NoList"/>
    <w:rsid w:val="006D66EB"/>
    <w:pPr>
      <w:numPr>
        <w:numId w:val="1"/>
      </w:numPr>
    </w:pPr>
  </w:style>
  <w:style w:type="paragraph" w:styleId="ListContinue2">
    <w:name w:val="List Continue 2"/>
    <w:basedOn w:val="ListBullet"/>
    <w:next w:val="ListContinue3"/>
    <w:rsid w:val="006D66EB"/>
    <w:pPr>
      <w:numPr>
        <w:numId w:val="0"/>
      </w:numPr>
    </w:pPr>
  </w:style>
  <w:style w:type="paragraph" w:styleId="ListContinue3">
    <w:name w:val="List Continue 3"/>
    <w:basedOn w:val="ListBullet2"/>
    <w:rsid w:val="006D66EB"/>
    <w:pPr>
      <w:numPr>
        <w:numId w:val="0"/>
      </w:numPr>
    </w:pPr>
  </w:style>
  <w:style w:type="paragraph" w:styleId="BodyText">
    <w:name w:val="Body Text"/>
    <w:basedOn w:val="Normal"/>
    <w:link w:val="BodyTextChar"/>
    <w:rsid w:val="006D66EB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6D66EB"/>
    <w:rPr>
      <w:rFonts w:asciiTheme="majorHAnsi" w:eastAsia="Times New Roman" w:hAnsiTheme="majorHAnsi" w:cstheme="majorHAnsi"/>
      <w:color w:val="000000" w:themeColor="text1"/>
      <w:sz w:val="23"/>
      <w:szCs w:val="18"/>
    </w:rPr>
  </w:style>
  <w:style w:type="paragraph" w:styleId="List">
    <w:name w:val="List"/>
    <w:basedOn w:val="Normal"/>
    <w:rsid w:val="006D66EB"/>
    <w:pPr>
      <w:ind w:left="360" w:hanging="360"/>
    </w:pPr>
  </w:style>
  <w:style w:type="paragraph" w:styleId="ListBullet">
    <w:name w:val="List Bullet"/>
    <w:basedOn w:val="Tablebulleted"/>
    <w:qFormat/>
    <w:rsid w:val="006D66EB"/>
    <w:pPr>
      <w:numPr>
        <w:numId w:val="4"/>
      </w:numPr>
    </w:pPr>
  </w:style>
  <w:style w:type="paragraph" w:styleId="ListBullet2">
    <w:name w:val="List Bullet 2"/>
    <w:basedOn w:val="ListBullet"/>
    <w:qFormat/>
    <w:rsid w:val="006D66EB"/>
    <w:pPr>
      <w:numPr>
        <w:numId w:val="5"/>
      </w:numPr>
    </w:pPr>
  </w:style>
  <w:style w:type="paragraph" w:styleId="ListBullet3">
    <w:name w:val="List Bullet 3"/>
    <w:basedOn w:val="ListBullet2"/>
    <w:rsid w:val="006D66EB"/>
    <w:pPr>
      <w:numPr>
        <w:ilvl w:val="2"/>
        <w:numId w:val="3"/>
      </w:numPr>
    </w:pPr>
  </w:style>
  <w:style w:type="paragraph" w:styleId="ListNumber">
    <w:name w:val="List Number"/>
    <w:basedOn w:val="Header1"/>
    <w:qFormat/>
    <w:rsid w:val="006D66EB"/>
    <w:pPr>
      <w:numPr>
        <w:numId w:val="6"/>
      </w:numPr>
      <w:pBdr>
        <w:bottom w:val="none" w:sz="0" w:space="0" w:color="auto"/>
      </w:pBdr>
    </w:pPr>
  </w:style>
  <w:style w:type="paragraph" w:styleId="ListNumber2">
    <w:name w:val="List Number 2"/>
    <w:basedOn w:val="List"/>
    <w:qFormat/>
    <w:rsid w:val="006D66EB"/>
    <w:pPr>
      <w:numPr>
        <w:ilvl w:val="1"/>
        <w:numId w:val="7"/>
      </w:numPr>
      <w:spacing w:before="240" w:after="120"/>
    </w:pPr>
    <w:rPr>
      <w:b/>
      <w:szCs w:val="23"/>
    </w:rPr>
  </w:style>
  <w:style w:type="paragraph" w:styleId="ListNumber3">
    <w:name w:val="List Number 3"/>
    <w:basedOn w:val="ListNumber2"/>
    <w:qFormat/>
    <w:rsid w:val="006D66EB"/>
    <w:pPr>
      <w:numPr>
        <w:ilvl w:val="2"/>
      </w:numPr>
    </w:pPr>
  </w:style>
  <w:style w:type="paragraph" w:customStyle="1" w:styleId="MTParagraph">
    <w:name w:val="MT Paragraph"/>
    <w:basedOn w:val="Normal"/>
    <w:rsid w:val="006D66EB"/>
    <w:pPr>
      <w:tabs>
        <w:tab w:val="clear" w:pos="3960"/>
        <w:tab w:val="clear" w:pos="4230"/>
        <w:tab w:val="clear" w:pos="10080"/>
      </w:tabs>
      <w:autoSpaceDE/>
      <w:autoSpaceDN/>
      <w:adjustRightInd/>
      <w:spacing w:before="160"/>
      <w:contextualSpacing w:val="0"/>
    </w:pPr>
    <w:rPr>
      <w:rFonts w:ascii="Calibri" w:eastAsia="Calibri" w:hAnsi="Calibri" w:cs="Calibri"/>
      <w:color w:val="auto"/>
      <w:kern w:val="24"/>
      <w:szCs w:val="23"/>
    </w:rPr>
  </w:style>
  <w:style w:type="paragraph" w:customStyle="1" w:styleId="MTTableHeader">
    <w:name w:val="MT Table Header"/>
    <w:basedOn w:val="Normal"/>
    <w:next w:val="Normal"/>
    <w:rsid w:val="006D66EB"/>
    <w:pPr>
      <w:jc w:val="center"/>
    </w:pPr>
    <w:rPr>
      <w:b/>
      <w:color w:val="auto"/>
      <w:szCs w:val="23"/>
    </w:rPr>
  </w:style>
  <w:style w:type="paragraph" w:customStyle="1" w:styleId="MTTableText">
    <w:name w:val="MT Table Text"/>
    <w:basedOn w:val="Normal"/>
    <w:next w:val="Normal"/>
    <w:rsid w:val="006D66EB"/>
    <w:rPr>
      <w:color w:val="auto"/>
      <w:szCs w:val="23"/>
    </w:rPr>
  </w:style>
  <w:style w:type="character" w:styleId="PlaceholderText">
    <w:name w:val="Placeholder Text"/>
    <w:basedOn w:val="DefaultParagraphFont"/>
    <w:rsid w:val="006D66EB"/>
    <w:rPr>
      <w:color w:val="808080"/>
    </w:rPr>
  </w:style>
  <w:style w:type="paragraph" w:customStyle="1" w:styleId="Title-FirstPage">
    <w:name w:val="Title - First Page"/>
    <w:basedOn w:val="Normal"/>
    <w:link w:val="Title-FirstPageChar"/>
    <w:rsid w:val="006D66EB"/>
    <w:pPr>
      <w:tabs>
        <w:tab w:val="clear" w:pos="3960"/>
        <w:tab w:val="clear" w:pos="4230"/>
        <w:tab w:val="clear" w:pos="10080"/>
      </w:tabs>
      <w:autoSpaceDE/>
      <w:autoSpaceDN/>
      <w:adjustRightInd/>
      <w:jc w:val="center"/>
    </w:pPr>
    <w:rPr>
      <w:rFonts w:ascii="Calibri" w:hAnsi="Calibri"/>
      <w:b/>
      <w:noProof/>
      <w:spacing w:val="30"/>
      <w:w w:val="110"/>
      <w:sz w:val="36"/>
      <w:szCs w:val="36"/>
    </w:rPr>
  </w:style>
  <w:style w:type="character" w:customStyle="1" w:styleId="Title-FirstPageChar">
    <w:name w:val="Title - First Page Char"/>
    <w:basedOn w:val="Heading1Char"/>
    <w:link w:val="Title-FirstPage"/>
    <w:rsid w:val="006D66EB"/>
    <w:rPr>
      <w:rFonts w:ascii="Calibri" w:eastAsia="Times New Roman" w:hAnsi="Calibri" w:cstheme="majorHAnsi"/>
      <w:b/>
      <w:bCs w:val="0"/>
      <w:noProof/>
      <w:color w:val="000000" w:themeColor="text1"/>
      <w:spacing w:val="30"/>
      <w:w w:val="110"/>
      <w:sz w:val="36"/>
      <w:szCs w:val="36"/>
    </w:rPr>
  </w:style>
  <w:style w:type="paragraph" w:customStyle="1" w:styleId="Title-FirstPageunderline">
    <w:name w:val="Title - First Page (underline)"/>
    <w:basedOn w:val="Title-FirstPage"/>
    <w:link w:val="Title-FirstPageunderlineChar"/>
    <w:rsid w:val="006D66EB"/>
    <w:rPr>
      <w:u w:val="single"/>
    </w:rPr>
  </w:style>
  <w:style w:type="character" w:customStyle="1" w:styleId="Title-FirstPageunderlineChar">
    <w:name w:val="Title - First Page (underline) Char"/>
    <w:basedOn w:val="TOCHeadingChar"/>
    <w:link w:val="Title-FirstPageunderline"/>
    <w:rsid w:val="006D66EB"/>
    <w:rPr>
      <w:rFonts w:ascii="Calibri" w:eastAsia="Times New Roman" w:hAnsi="Calibri" w:cstheme="majorHAnsi"/>
      <w:b/>
      <w:bCs w:val="0"/>
      <w:noProof/>
      <w:color w:val="000000" w:themeColor="text1"/>
      <w:spacing w:val="30"/>
      <w:w w:val="110"/>
      <w:sz w:val="36"/>
      <w:szCs w:val="36"/>
      <w:u w:val="single"/>
    </w:rPr>
  </w:style>
  <w:style w:type="paragraph" w:styleId="TOC4">
    <w:name w:val="toc 4"/>
    <w:basedOn w:val="TOC1"/>
    <w:next w:val="Normal"/>
    <w:autoRedefine/>
    <w:rsid w:val="006D66EB"/>
    <w:pPr>
      <w:spacing w:line="36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973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>
  <documentManagement>
    <Document_x0020_Description xmlns="13a8f431-2a8e-4459-8453-2ecbdf9af78f" xsi:nil="true"/>
    <Purpose1 xmlns="13a8f431-2a8e-4459-8453-2ecbdf9af78f">Planning</Purpose1>
    <Project1 xmlns="13a8f431-2a8e-4459-8453-2ecbdf9af78f">Plus 54 Portfolio Redesign 2014</Project1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Effort Timeline" ma:contentTypeID="0x010100B19B31891FE15C4E8145BDEF81E39792002EBAAEE6F9843B478A561D6A07C091C5" ma:contentTypeVersion="25" ma:contentTypeDescription="" ma:contentTypeScope="" ma:versionID="32e42cd29fc06129822aae31b0ac55b3">
  <xsd:schema xmlns:xsd="http://www.w3.org/2001/XMLSchema" xmlns:p="http://schemas.microsoft.com/office/2006/metadata/properties" xmlns:ns2="13a8f431-2a8e-4459-8453-2ecbdf9af78f" targetNamespace="http://schemas.microsoft.com/office/2006/metadata/properties" ma:root="true" ma:fieldsID="9fa63a867fc9491c9d935c7f61d23266" ns2:_="">
    <xsd:import namespace="13a8f431-2a8e-4459-8453-2ecbdf9af78f"/>
    <xsd:element name="properties">
      <xsd:complexType>
        <xsd:sequence>
          <xsd:element name="documentManagement">
            <xsd:complexType>
              <xsd:all>
                <xsd:element ref="ns2:Document_x0020_Description" minOccurs="0"/>
                <xsd:element ref="ns2:Project1"/>
                <xsd:element ref="ns2:Purpose1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13a8f431-2a8e-4459-8453-2ecbdf9af78f" elementFormDefault="qualified">
    <xsd:import namespace="http://schemas.microsoft.com/office/2006/documentManagement/types"/>
    <xsd:element name="Document_x0020_Description" ma:index="8" nillable="true" ma:displayName="Document Description" ma:internalName="Document_x0020_Description">
      <xsd:simpleType>
        <xsd:restriction base="dms:Note"/>
      </xsd:simpleType>
    </xsd:element>
    <xsd:element name="Project1" ma:index="9" ma:displayName="Project" ma:default="" ma:format="Dropdown" ma:internalName="Project1">
      <xsd:simpleType>
        <xsd:restriction base="dms:Choice">
          <xsd:enumeration value="AimPlastics WordPress Site Updates"/>
          <xsd:enumeration value="AMEX Spend Accelerators Emails"/>
          <xsd:enumeration value="ASP Project - API Integration"/>
          <xsd:enumeration value="Calvin Klein Sportswear Virtual Stylist "/>
          <xsd:enumeration value="CareServices, INC - Production Agreement"/>
          <xsd:enumeration value="CBN Superbook Landing pages"/>
          <xsd:enumeration value="Cleveland Community College - Landing Pages"/>
          <xsd:enumeration value="DirecTV 053081 MDU HTML pages"/>
          <xsd:enumeration value="DirecTV 054530 La Fiesta del Futbol Landing Pages"/>
          <xsd:enumeration value="DirecTV MDU 054530 June Email"/>
          <xsd:enumeration value="DuneRoadGroup - Nathaniel Site"/>
          <xsd:enumeration value="DUNEROADGROUP - TwoRoads WordPressSite"/>
          <xsd:enumeration value="EyeLink Global Maintenance August 2015"/>
          <xsd:enumeration value="Eyelink Global Maintenance November 2015"/>
          <xsd:enumeration value="EyeLink Global Maintenance October 2015"/>
          <xsd:enumeration value="EyeLink Global Maintenance September 2015"/>
          <xsd:enumeration value="GearShift Website Redesign"/>
          <xsd:enumeration value="HART SQL Support"/>
          <xsd:enumeration value="Honeywell Phase 2 - Kentico Development"/>
          <xsd:enumeration value="Kern - AMEX 052751 Travel ROC Email"/>
          <xsd:enumeration value="Live UpTop - Real Estate App Demo"/>
          <xsd:enumeration value="LiveUpTop - Real Estate App "/>
          <xsd:enumeration value="LiveUpTop - Real Estate App - Phase I Maintenance"/>
          <xsd:enumeration value="Mark Vitullo -  Spread landing page"/>
          <xsd:enumeration value="Mark Vitullo - Maintenance August 2015"/>
          <xsd:enumeration value="Mark Vitullo - Maintenance November 2015"/>
          <xsd:enumeration value="Mark Vitullo - Maintenance October 2015"/>
          <xsd:enumeration value="Mark Vitullo - Maintenance September 2015"/>
          <xsd:enumeration value="Michael Walters Advertising - Maintenance 2015"/>
          <xsd:enumeration value="Olli.com - Checkout My Account Creation - Updates"/>
          <xsd:enumeration value="OnIdeas - Aptaris WP Site"/>
          <xsd:enumeration value="OnIdeas - FIS Web Application"/>
          <xsd:enumeration value="OnShift - HR assistance 2015"/>
          <xsd:enumeration value="Panasonic PACE Portal Updates"/>
          <xsd:enumeration value="Panasonic PACE Portal Updates"/>
          <xsd:enumeration value="Peak Radiator Facebook Videos Tab"/>
          <xsd:enumeration value="Peak Radiator Guarantee Flash Banners"/>
          <xsd:enumeration value="Pentagram - Sordo Madaleno website"/>
          <xsd:enumeration value="Plus 54 Portfolio Redesign 2014"/>
          <xsd:enumeration value="Precision Dialogue - PD website support part 2"/>
          <xsd:enumeration value="Remer / iWitness Mobile Code Audit"/>
          <xsd:enumeration value="Steele Creek Real Estate WP Site"/>
          <xsd:enumeration value="Stitches - Live Show Prototype"/>
          <xsd:enumeration value="Street Lane WordPress Site Updates"/>
          <xsd:enumeration value="Swanson Russell - Do Space website redesign"/>
          <xsd:enumeration value="Test Project"/>
          <xsd:enumeration value="TheDuneRoad - Nathaniel Real Estate WP Phase II"/>
          <xsd:enumeration value="Tower33 - Time &amp; Materials August 2015"/>
          <xsd:enumeration value="Tower33 - Time &amp; Materials July 2015"/>
          <xsd:enumeration value="Tower33 - Time &amp; Materials September 2015"/>
          <xsd:enumeration value="TracFone 050699 Microsites"/>
          <xsd:enumeration value="Undertone iOS App - 2015 Updates"/>
          <xsd:enumeration value="United Industrial Sales maintenance 2013"/>
          <xsd:enumeration value="United Industrial Sales Maintenance 2014"/>
          <xsd:enumeration value="YMUS 1704 /1706 /1707 HTML Emails"/>
          <xsd:enumeration value="YMUS 1824_1825 HTML Emails"/>
          <xsd:enumeration value="YMUS 1913_1914 MC and ATV Web Banners"/>
          <xsd:enumeration value="YMUS 2017 - 07S Launch email_Version 2"/>
          <xsd:enumeration value="YMUS 2017 07S Launch Email"/>
          <xsd:enumeration value="YMUS 2095 2016 SxS Web Banners "/>
          <xsd:enumeration value="YMUS_1700_1701_ATV_SxS__MTC_Olnine_Flsh_Bnrs"/>
          <xsd:enumeration value="Zther - UpTime Responsive Website"/>
        </xsd:restriction>
      </xsd:simpleType>
    </xsd:element>
    <xsd:element name="Purpose1" ma:index="10" ma:displayName="Purpose" ma:default="Planning" ma:format="RadioButtons" ma:internalName="Purpose1">
      <xsd:simpleType>
        <xsd:restriction base="dms:Choice">
          <xsd:enumeration value="Sales and Proposal"/>
          <xsd:enumeration value="Planning"/>
          <xsd:enumeration value="Execution"/>
          <xsd:enumeration value="Warranty and Maintenance"/>
          <xsd:enumeration value="From Client"/>
          <xsd:enumeration value="Templates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0B1CEAF-64E6-4D2F-B13D-DBEA6FA27468}">
  <ds:schemaRefs>
    <ds:schemaRef ds:uri="http://schemas.microsoft.com/office/2006/metadata/properties"/>
    <ds:schemaRef ds:uri="13a8f431-2a8e-4459-8453-2ecbdf9af78f"/>
  </ds:schemaRefs>
</ds:datastoreItem>
</file>

<file path=customXml/itemProps2.xml><?xml version="1.0" encoding="utf-8"?>
<ds:datastoreItem xmlns:ds="http://schemas.openxmlformats.org/officeDocument/2006/customXml" ds:itemID="{21C5665A-513C-4222-A323-47CFBC29F1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a8f431-2a8e-4459-8453-2ecbdf9af78f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CBB897CF-5987-4861-801D-22322995FF0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4258</Words>
  <Characters>24274</Characters>
  <Application>Microsoft Office Word</Application>
  <DocSecurity>0</DocSecurity>
  <Lines>202</Lines>
  <Paragraphs>56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Plus 54 Portfolio Redesign 2014 FSD</vt:lpstr>
      <vt:lpstr>Plus 54 Portfolio Redesign 2014 FSD</vt:lpstr>
    </vt:vector>
  </TitlesOfParts>
  <Company/>
  <LinksUpToDate>false</LinksUpToDate>
  <CharactersWithSpaces>28476</CharactersWithSpaces>
  <SharedDoc>false</SharedDoc>
  <HLinks>
    <vt:vector size="18" baseType="variant">
      <vt:variant>
        <vt:i4>3801101</vt:i4>
      </vt:variant>
      <vt:variant>
        <vt:i4>5</vt:i4>
      </vt:variant>
      <vt:variant>
        <vt:i4>0</vt:i4>
      </vt:variant>
      <vt:variant>
        <vt:i4>5</vt:i4>
      </vt:variant>
      <vt:variant>
        <vt:lpwstr>mailto:info@digiknow.com</vt:lpwstr>
      </vt:variant>
      <vt:variant>
        <vt:lpwstr/>
      </vt:variant>
      <vt:variant>
        <vt:i4>7143495</vt:i4>
      </vt:variant>
      <vt:variant>
        <vt:i4>2</vt:i4>
      </vt:variant>
      <vt:variant>
        <vt:i4>0</vt:i4>
      </vt:variant>
      <vt:variant>
        <vt:i4>5</vt:i4>
      </vt:variant>
      <vt:variant>
        <vt:lpwstr>http://www.digiknow.com</vt:lpwstr>
      </vt:variant>
      <vt:variant>
        <vt:lpwstr/>
      </vt:variant>
      <vt:variant>
        <vt:i4>11</vt:i4>
      </vt:variant>
      <vt:variant>
        <vt:i4>14067</vt:i4>
      </vt:variant>
      <vt:variant>
        <vt:i4>1028</vt:i4>
      </vt:variant>
      <vt:variant>
        <vt:i4>1</vt:i4>
      </vt:variant>
      <vt:variant>
        <vt:lpwstr>logo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Plus 54 Portfolio Redesign 2014 FSD</dc:title>
  <dc:creator/>
  <dc:description/>
  <cp:lastModifiedBy/>
  <cp:revision>1</cp:revision>
  <dcterms:created xsi:type="dcterms:W3CDTF">2015-11-26T18:34:00Z</dcterms:created>
  <dcterms:modified xsi:type="dcterms:W3CDTF">2015-11-26T18:34:00Z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0x010100B19B31891FE15C4E8145BDEF81E39792002EBAAEE6F9843B478A561D6A07C091C5</vt:lpwstr>
  </property>
</Properties>
</file>